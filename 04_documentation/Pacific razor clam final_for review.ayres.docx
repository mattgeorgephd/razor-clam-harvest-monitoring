
<file path=[Content_Types].xml><?xml version="1.0" encoding="utf-8"?>
<Types xmlns="http://schemas.openxmlformats.org/package/2006/content-types">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103" w:rsidRPr="00D916C0" w:rsidRDefault="00966825" w:rsidP="00D916C0">
      <w:pPr>
        <w:ind w:hanging="720"/>
        <w:rPr>
          <w:b/>
        </w:rPr>
      </w:pPr>
      <w:r w:rsidRPr="00D916C0">
        <w:rPr>
          <w:b/>
        </w:rPr>
        <w:t>Pacific Razor Clam</w:t>
      </w:r>
    </w:p>
    <w:p w:rsidR="00185895" w:rsidRDefault="00185895" w:rsidP="00D916C0">
      <w:pPr>
        <w:ind w:hanging="720"/>
      </w:pPr>
    </w:p>
    <w:p w:rsidR="0058659E" w:rsidRPr="00730332" w:rsidRDefault="00E03267" w:rsidP="00D916C0">
      <w:pPr>
        <w:ind w:hanging="720"/>
        <w:rPr>
          <w:i/>
        </w:rPr>
      </w:pPr>
      <w:r w:rsidRPr="00E03267">
        <w:rPr>
          <w:i/>
        </w:rPr>
        <w:t>Siliqua patula</w:t>
      </w:r>
    </w:p>
    <w:p w:rsidR="007B5836" w:rsidRDefault="007B5836" w:rsidP="00D916C0">
      <w:pPr>
        <w:ind w:hanging="720"/>
        <w:rPr>
          <w:rStyle w:val="Emphasis"/>
        </w:rPr>
      </w:pPr>
    </w:p>
    <w:p w:rsidR="0058659E" w:rsidRDefault="007702BE" w:rsidP="00D916C0">
      <w:pPr>
        <w:ind w:hanging="720"/>
      </w:pPr>
      <w:r w:rsidRPr="007702BE">
        <w:t>Sometime</w:t>
      </w:r>
      <w:r w:rsidR="00C54ABC">
        <w:t>s</w:t>
      </w:r>
      <w:r w:rsidRPr="007702BE">
        <w:t xml:space="preserve"> known as </w:t>
      </w:r>
      <w:r w:rsidR="00D16BC7">
        <w:t xml:space="preserve">Pacific razor clam, </w:t>
      </w:r>
      <w:r w:rsidR="00CD2CE0">
        <w:t xml:space="preserve">northern razor clam, </w:t>
      </w:r>
      <w:commentRangeStart w:id="0"/>
      <w:r w:rsidR="00CD2CE0">
        <w:t>giant pod</w:t>
      </w:r>
      <w:commentRangeEnd w:id="0"/>
      <w:r w:rsidR="00A422AE">
        <w:rPr>
          <w:rStyle w:val="CommentReference"/>
        </w:rPr>
        <w:commentReference w:id="0"/>
      </w:r>
    </w:p>
    <w:p w:rsidR="00185895" w:rsidRDefault="00185895" w:rsidP="00D916C0">
      <w:pPr>
        <w:ind w:hanging="720"/>
      </w:pPr>
    </w:p>
    <w:p w:rsidR="00616E1D" w:rsidRPr="007702BE" w:rsidRDefault="00616E1D" w:rsidP="00D916C0">
      <w:pPr>
        <w:ind w:hanging="720"/>
      </w:pPr>
    </w:p>
    <w:p w:rsidR="007702BE" w:rsidRPr="00D916C0" w:rsidRDefault="007702BE" w:rsidP="00D916C0">
      <w:pPr>
        <w:ind w:hanging="720"/>
        <w:rPr>
          <w:b/>
        </w:rPr>
      </w:pPr>
      <w:r w:rsidRPr="00D916C0">
        <w:rPr>
          <w:b/>
        </w:rPr>
        <w:t>SUMMARY</w:t>
      </w:r>
    </w:p>
    <w:p w:rsidR="00D916C0" w:rsidRDefault="00D916C0" w:rsidP="00D916C0">
      <w:pPr>
        <w:ind w:hanging="720"/>
      </w:pPr>
    </w:p>
    <w:p w:rsidR="00A373DF" w:rsidRDefault="00E24772" w:rsidP="00D916C0">
      <w:pPr>
        <w:tabs>
          <w:tab w:val="left" w:pos="90"/>
        </w:tabs>
        <w:ind w:left="0"/>
        <w:rPr>
          <w:b/>
        </w:rPr>
      </w:pPr>
      <w:r>
        <w:t xml:space="preserve">Pacific </w:t>
      </w:r>
      <w:r w:rsidR="00E957FB">
        <w:t xml:space="preserve">Razor Clams are </w:t>
      </w:r>
      <w:r w:rsidR="00385FB7">
        <w:t xml:space="preserve">found </w:t>
      </w:r>
      <w:r w:rsidR="003A12B8">
        <w:t xml:space="preserve">in shallow coastal waters </w:t>
      </w:r>
      <w:r w:rsidR="00385FB7">
        <w:t>from Alaska to central</w:t>
      </w:r>
      <w:r w:rsidR="005E3E28">
        <w:t xml:space="preserve"> California</w:t>
      </w:r>
      <w:r w:rsidR="00E957FB">
        <w:t xml:space="preserve">.  </w:t>
      </w:r>
      <w:r w:rsidR="00CF0962">
        <w:t xml:space="preserve">Pacific </w:t>
      </w:r>
      <w:r w:rsidR="00E957FB">
        <w:t>Razor Clams grow quickly, reaching sexual maturity around 100 mm</w:t>
      </w:r>
      <w:r>
        <w:t xml:space="preserve">, and they </w:t>
      </w:r>
      <w:r w:rsidR="00E957FB">
        <w:t xml:space="preserve">can produce millions of eggs.  </w:t>
      </w:r>
      <w:r>
        <w:t xml:space="preserve">They are caught in both commercial and recreational fisheries throughout their range. </w:t>
      </w:r>
      <w:r w:rsidR="00754AB8">
        <w:t xml:space="preserve"> </w:t>
      </w:r>
      <w:r>
        <w:t>Fishermen dig for clams by hand, with shovels, or clam tubes.</w:t>
      </w:r>
      <w:r w:rsidR="00754AB8">
        <w:t xml:space="preserve"> </w:t>
      </w:r>
      <w:r>
        <w:t xml:space="preserve"> This fishing method is very selective, resulting in minimal </w:t>
      </w:r>
      <w:r w:rsidR="003A12B8">
        <w:t xml:space="preserve">to no </w:t>
      </w:r>
      <w:r>
        <w:t xml:space="preserve">bycatch, and </w:t>
      </w:r>
      <w:r w:rsidR="003A12B8">
        <w:t xml:space="preserve">causes little damage to bottom habitats. </w:t>
      </w:r>
      <w:r w:rsidR="00754AB8">
        <w:t xml:space="preserve"> </w:t>
      </w:r>
      <w:r w:rsidR="003A12B8">
        <w:t>The abundance of Pacific Razor Clams varies from year to year</w:t>
      </w:r>
      <w:r w:rsidR="003E2602">
        <w:t xml:space="preserve">, but </w:t>
      </w:r>
      <w:r w:rsidR="009B6750">
        <w:t>the abundance</w:t>
      </w:r>
      <w:r w:rsidR="003A12B8">
        <w:t xml:space="preserve"> in relation to target abundance conservation goals is not known</w:t>
      </w:r>
      <w:r w:rsidR="003E2602">
        <w:t>. Management of the Pacific Razor Clam fisheries is good overall.</w:t>
      </w:r>
      <w:r w:rsidR="003A12B8">
        <w:t xml:space="preserve"> </w:t>
      </w:r>
      <w:r w:rsidR="003E2602">
        <w:t xml:space="preserve"> </w:t>
      </w:r>
    </w:p>
    <w:p w:rsidR="00A373DF" w:rsidRDefault="00A373DF" w:rsidP="00D916C0">
      <w:pPr>
        <w:ind w:hanging="720"/>
      </w:pPr>
    </w:p>
    <w:p w:rsidR="00A373DF" w:rsidRPr="007702BE" w:rsidRDefault="00A373DF" w:rsidP="00D916C0">
      <w:pPr>
        <w:ind w:hanging="720"/>
      </w:pPr>
    </w:p>
    <w:p w:rsidR="007702BE" w:rsidRDefault="007702BE" w:rsidP="00D916C0">
      <w:pPr>
        <w:ind w:hanging="720"/>
      </w:pPr>
    </w:p>
    <w:p w:rsidR="007702BE" w:rsidRPr="007702BE" w:rsidRDefault="007702BE" w:rsidP="00D916C0">
      <w:pPr>
        <w:ind w:hanging="720"/>
      </w:pPr>
    </w:p>
    <w:tbl>
      <w:tblPr>
        <w:tblStyle w:val="TableGrid"/>
        <w:tblpPr w:leftFromText="187" w:rightFromText="187" w:vertAnchor="text" w:horzAnchor="margin" w:tblpX="19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338"/>
        <w:gridCol w:w="990"/>
        <w:gridCol w:w="522"/>
        <w:gridCol w:w="1440"/>
        <w:gridCol w:w="900"/>
      </w:tblGrid>
      <w:tr w:rsidR="007702BE" w:rsidRPr="007702BE" w:rsidTr="009A055B">
        <w:trPr>
          <w:trHeight w:val="432"/>
        </w:trPr>
        <w:tc>
          <w:tcPr>
            <w:tcW w:w="4338" w:type="dxa"/>
            <w:vAlign w:val="center"/>
          </w:tcPr>
          <w:p w:rsidR="007702BE" w:rsidRPr="007702BE" w:rsidRDefault="007702BE" w:rsidP="00D916C0">
            <w:pPr>
              <w:ind w:hanging="720"/>
            </w:pPr>
          </w:p>
        </w:tc>
        <w:tc>
          <w:tcPr>
            <w:tcW w:w="990" w:type="dxa"/>
            <w:vAlign w:val="center"/>
          </w:tcPr>
          <w:p w:rsidR="007702BE" w:rsidRPr="007702BE" w:rsidRDefault="007702BE" w:rsidP="00D916C0">
            <w:pPr>
              <w:ind w:hanging="720"/>
            </w:pPr>
          </w:p>
        </w:tc>
        <w:tc>
          <w:tcPr>
            <w:tcW w:w="522" w:type="dxa"/>
            <w:vAlign w:val="center"/>
          </w:tcPr>
          <w:p w:rsidR="007702BE" w:rsidRPr="007702BE" w:rsidRDefault="007702BE" w:rsidP="00D916C0">
            <w:pPr>
              <w:ind w:hanging="720"/>
            </w:pPr>
          </w:p>
        </w:tc>
        <w:tc>
          <w:tcPr>
            <w:tcW w:w="1440" w:type="dxa"/>
            <w:vAlign w:val="center"/>
          </w:tcPr>
          <w:p w:rsidR="007702BE" w:rsidRPr="007702BE" w:rsidRDefault="007702BE" w:rsidP="00D916C0">
            <w:pPr>
              <w:ind w:hanging="720"/>
            </w:pPr>
          </w:p>
        </w:tc>
        <w:tc>
          <w:tcPr>
            <w:tcW w:w="900" w:type="dxa"/>
            <w:vAlign w:val="center"/>
          </w:tcPr>
          <w:p w:rsidR="007702BE" w:rsidRPr="007702BE" w:rsidRDefault="007702BE" w:rsidP="00D916C0">
            <w:pPr>
              <w:ind w:hanging="720"/>
            </w:pPr>
          </w:p>
        </w:tc>
      </w:tr>
      <w:tr w:rsidR="007702BE" w:rsidRPr="007702BE" w:rsidTr="009A055B">
        <w:trPr>
          <w:trHeight w:val="432"/>
        </w:trPr>
        <w:tc>
          <w:tcPr>
            <w:tcW w:w="4338" w:type="dxa"/>
            <w:tcBorders>
              <w:bottom w:val="single" w:sz="4" w:space="0" w:color="auto"/>
            </w:tcBorders>
            <w:vAlign w:val="center"/>
          </w:tcPr>
          <w:p w:rsidR="007702BE" w:rsidRPr="00D916C0" w:rsidRDefault="007702BE" w:rsidP="00D916C0">
            <w:pPr>
              <w:ind w:hanging="720"/>
              <w:rPr>
                <w:b/>
              </w:rPr>
            </w:pPr>
            <w:r w:rsidRPr="00D916C0">
              <w:rPr>
                <w:b/>
              </w:rPr>
              <w:t>Criterion</w:t>
            </w:r>
          </w:p>
        </w:tc>
        <w:tc>
          <w:tcPr>
            <w:tcW w:w="990" w:type="dxa"/>
            <w:tcBorders>
              <w:bottom w:val="single" w:sz="4" w:space="0" w:color="auto"/>
            </w:tcBorders>
            <w:vAlign w:val="center"/>
          </w:tcPr>
          <w:p w:rsidR="007702BE" w:rsidRPr="00D916C0" w:rsidRDefault="007702BE" w:rsidP="00D916C0">
            <w:pPr>
              <w:ind w:hanging="720"/>
              <w:rPr>
                <w:b/>
              </w:rPr>
            </w:pPr>
            <w:r w:rsidRPr="00D916C0">
              <w:rPr>
                <w:b/>
              </w:rPr>
              <w:t>Points</w:t>
            </w:r>
          </w:p>
        </w:tc>
        <w:tc>
          <w:tcPr>
            <w:tcW w:w="522" w:type="dxa"/>
            <w:vAlign w:val="center"/>
          </w:tcPr>
          <w:p w:rsidR="007702BE" w:rsidRPr="00D916C0" w:rsidRDefault="007702BE" w:rsidP="00D916C0">
            <w:pPr>
              <w:ind w:hanging="720"/>
              <w:rPr>
                <w:b/>
              </w:rPr>
            </w:pPr>
          </w:p>
        </w:tc>
        <w:tc>
          <w:tcPr>
            <w:tcW w:w="1440" w:type="dxa"/>
            <w:tcBorders>
              <w:bottom w:val="single" w:sz="4" w:space="0" w:color="auto"/>
            </w:tcBorders>
            <w:vAlign w:val="center"/>
          </w:tcPr>
          <w:p w:rsidR="007702BE" w:rsidRPr="00D916C0" w:rsidRDefault="007702BE" w:rsidP="00D916C0">
            <w:pPr>
              <w:ind w:hanging="720"/>
              <w:rPr>
                <w:b/>
              </w:rPr>
            </w:pPr>
            <w:r w:rsidRPr="00D916C0">
              <w:rPr>
                <w:b/>
              </w:rPr>
              <w:t>Final Score</w:t>
            </w:r>
          </w:p>
        </w:tc>
        <w:tc>
          <w:tcPr>
            <w:tcW w:w="900" w:type="dxa"/>
            <w:tcBorders>
              <w:bottom w:val="single" w:sz="4" w:space="0" w:color="auto"/>
            </w:tcBorders>
            <w:vAlign w:val="center"/>
          </w:tcPr>
          <w:p w:rsidR="007702BE" w:rsidRPr="00D916C0" w:rsidRDefault="007702BE" w:rsidP="00D916C0">
            <w:pPr>
              <w:ind w:hanging="720"/>
              <w:rPr>
                <w:b/>
                <w:noProof/>
              </w:rPr>
            </w:pPr>
            <w:r w:rsidRPr="00D916C0">
              <w:rPr>
                <w:b/>
                <w:noProof/>
              </w:rPr>
              <w:t>Color</w:t>
            </w:r>
          </w:p>
        </w:tc>
      </w:tr>
      <w:tr w:rsidR="007702BE" w:rsidRPr="007702BE" w:rsidTr="009A055B">
        <w:trPr>
          <w:trHeight w:val="432"/>
        </w:trPr>
        <w:tc>
          <w:tcPr>
            <w:tcW w:w="4338" w:type="dxa"/>
            <w:tcBorders>
              <w:top w:val="single" w:sz="4" w:space="0" w:color="auto"/>
              <w:left w:val="single" w:sz="4" w:space="0" w:color="auto"/>
              <w:bottom w:val="single" w:sz="4" w:space="0" w:color="auto"/>
              <w:right w:val="single" w:sz="4" w:space="0" w:color="auto"/>
            </w:tcBorders>
            <w:vAlign w:val="center"/>
          </w:tcPr>
          <w:p w:rsidR="007702BE" w:rsidRPr="006B3CE9" w:rsidRDefault="007702BE" w:rsidP="00D916C0">
            <w:pPr>
              <w:ind w:hanging="720"/>
            </w:pPr>
            <w:r w:rsidRPr="006B3CE9">
              <w:t>Life History</w:t>
            </w:r>
          </w:p>
        </w:tc>
        <w:tc>
          <w:tcPr>
            <w:tcW w:w="990" w:type="dxa"/>
            <w:tcBorders>
              <w:top w:val="single" w:sz="4" w:space="0" w:color="auto"/>
              <w:left w:val="single" w:sz="4" w:space="0" w:color="auto"/>
              <w:bottom w:val="single" w:sz="4" w:space="0" w:color="auto"/>
              <w:right w:val="single" w:sz="4" w:space="0" w:color="auto"/>
            </w:tcBorders>
            <w:vAlign w:val="center"/>
          </w:tcPr>
          <w:p w:rsidR="003F1076" w:rsidRDefault="00AD1157">
            <w:pPr>
              <w:ind w:hanging="720"/>
              <w:jc w:val="center"/>
            </w:pPr>
            <w:r>
              <w:t>3.00</w:t>
            </w:r>
          </w:p>
        </w:tc>
        <w:tc>
          <w:tcPr>
            <w:tcW w:w="522" w:type="dxa"/>
            <w:tcBorders>
              <w:left w:val="single" w:sz="4" w:space="0" w:color="auto"/>
              <w:right w:val="single" w:sz="4" w:space="0" w:color="auto"/>
            </w:tcBorders>
            <w:vAlign w:val="center"/>
          </w:tcPr>
          <w:p w:rsidR="007702BE" w:rsidRPr="007702BE" w:rsidRDefault="007702BE" w:rsidP="00D916C0">
            <w:pPr>
              <w:ind w:hanging="720"/>
            </w:pPr>
          </w:p>
        </w:tc>
        <w:tc>
          <w:tcPr>
            <w:tcW w:w="144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t>2.40 - 4.00</w:t>
            </w:r>
          </w:p>
        </w:tc>
        <w:tc>
          <w:tcPr>
            <w:tcW w:w="90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rPr>
                <w:noProof/>
              </w:rPr>
              <w:drawing>
                <wp:inline distT="0" distB="0" distL="0" distR="0">
                  <wp:extent cx="342900" cy="17961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srcRect/>
                          <a:stretch>
                            <a:fillRect/>
                          </a:stretch>
                        </pic:blipFill>
                        <pic:spPr bwMode="auto">
                          <a:xfrm>
                            <a:off x="0" y="0"/>
                            <a:ext cx="342900" cy="179614"/>
                          </a:xfrm>
                          <a:prstGeom prst="rect">
                            <a:avLst/>
                          </a:prstGeom>
                          <a:noFill/>
                          <a:ln w="9525">
                            <a:noFill/>
                            <a:miter lim="800000"/>
                            <a:headEnd/>
                            <a:tailEnd/>
                          </a:ln>
                        </pic:spPr>
                      </pic:pic>
                    </a:graphicData>
                  </a:graphic>
                </wp:inline>
              </w:drawing>
            </w:r>
          </w:p>
        </w:tc>
      </w:tr>
      <w:tr w:rsidR="007702BE" w:rsidRPr="007702BE" w:rsidTr="009A055B">
        <w:trPr>
          <w:trHeight w:val="432"/>
        </w:trPr>
        <w:tc>
          <w:tcPr>
            <w:tcW w:w="4338" w:type="dxa"/>
            <w:tcBorders>
              <w:top w:val="single" w:sz="4" w:space="0" w:color="auto"/>
              <w:left w:val="single" w:sz="4" w:space="0" w:color="auto"/>
              <w:bottom w:val="single" w:sz="4" w:space="0" w:color="auto"/>
              <w:right w:val="single" w:sz="4" w:space="0" w:color="auto"/>
            </w:tcBorders>
            <w:vAlign w:val="center"/>
          </w:tcPr>
          <w:p w:rsidR="007702BE" w:rsidRPr="006B3CE9" w:rsidRDefault="007702BE" w:rsidP="00D916C0">
            <w:pPr>
              <w:ind w:hanging="720"/>
            </w:pPr>
            <w:r w:rsidRPr="006B3CE9">
              <w:t>Abundance</w:t>
            </w:r>
          </w:p>
        </w:tc>
        <w:tc>
          <w:tcPr>
            <w:tcW w:w="990" w:type="dxa"/>
            <w:tcBorders>
              <w:top w:val="single" w:sz="4" w:space="0" w:color="auto"/>
              <w:left w:val="single" w:sz="4" w:space="0" w:color="auto"/>
              <w:bottom w:val="single" w:sz="4" w:space="0" w:color="auto"/>
              <w:right w:val="single" w:sz="4" w:space="0" w:color="auto"/>
            </w:tcBorders>
            <w:vAlign w:val="center"/>
          </w:tcPr>
          <w:p w:rsidR="003F1076" w:rsidRDefault="006B3CE9">
            <w:pPr>
              <w:ind w:hanging="720"/>
              <w:jc w:val="center"/>
            </w:pPr>
            <w:r w:rsidRPr="006B3CE9">
              <w:t>2</w:t>
            </w:r>
            <w:r w:rsidR="0015069A" w:rsidRPr="006B3CE9">
              <w:t>.</w:t>
            </w:r>
            <w:r w:rsidR="004A495A">
              <w:t>00</w:t>
            </w:r>
          </w:p>
        </w:tc>
        <w:tc>
          <w:tcPr>
            <w:tcW w:w="522" w:type="dxa"/>
            <w:tcBorders>
              <w:left w:val="single" w:sz="4" w:space="0" w:color="auto"/>
              <w:right w:val="single" w:sz="4" w:space="0" w:color="auto"/>
            </w:tcBorders>
            <w:vAlign w:val="center"/>
          </w:tcPr>
          <w:p w:rsidR="007702BE" w:rsidRPr="007702BE" w:rsidRDefault="007702BE" w:rsidP="00D916C0">
            <w:pPr>
              <w:ind w:hanging="720"/>
            </w:pPr>
          </w:p>
        </w:tc>
        <w:tc>
          <w:tcPr>
            <w:tcW w:w="144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t>1.60 - 2.39</w:t>
            </w:r>
          </w:p>
        </w:tc>
        <w:tc>
          <w:tcPr>
            <w:tcW w:w="90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rPr>
                <w:noProof/>
              </w:rPr>
              <w:drawing>
                <wp:inline distT="0" distB="0" distL="0" distR="0">
                  <wp:extent cx="342900" cy="179614"/>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srcRect/>
                          <a:stretch>
                            <a:fillRect/>
                          </a:stretch>
                        </pic:blipFill>
                        <pic:spPr bwMode="auto">
                          <a:xfrm>
                            <a:off x="0" y="0"/>
                            <a:ext cx="342900" cy="179614"/>
                          </a:xfrm>
                          <a:prstGeom prst="rect">
                            <a:avLst/>
                          </a:prstGeom>
                          <a:noFill/>
                          <a:ln w="9525">
                            <a:noFill/>
                            <a:miter lim="800000"/>
                            <a:headEnd/>
                            <a:tailEnd/>
                          </a:ln>
                        </pic:spPr>
                      </pic:pic>
                    </a:graphicData>
                  </a:graphic>
                </wp:inline>
              </w:drawing>
            </w:r>
          </w:p>
        </w:tc>
      </w:tr>
      <w:tr w:rsidR="007702BE" w:rsidRPr="007702BE" w:rsidTr="009A055B">
        <w:trPr>
          <w:trHeight w:val="432"/>
        </w:trPr>
        <w:tc>
          <w:tcPr>
            <w:tcW w:w="4338" w:type="dxa"/>
            <w:tcBorders>
              <w:top w:val="single" w:sz="4" w:space="0" w:color="auto"/>
              <w:left w:val="single" w:sz="4" w:space="0" w:color="auto"/>
              <w:bottom w:val="single" w:sz="4" w:space="0" w:color="auto"/>
              <w:right w:val="single" w:sz="4" w:space="0" w:color="auto"/>
            </w:tcBorders>
            <w:vAlign w:val="center"/>
          </w:tcPr>
          <w:p w:rsidR="007702BE" w:rsidRPr="0064414F" w:rsidRDefault="007702BE" w:rsidP="00D916C0">
            <w:pPr>
              <w:ind w:hanging="720"/>
            </w:pPr>
            <w:r w:rsidRPr="0064414F">
              <w:t>Habitat Quality and Fishing Gear Impacts</w:t>
            </w:r>
          </w:p>
        </w:tc>
        <w:tc>
          <w:tcPr>
            <w:tcW w:w="990" w:type="dxa"/>
            <w:tcBorders>
              <w:top w:val="single" w:sz="4" w:space="0" w:color="auto"/>
              <w:left w:val="single" w:sz="4" w:space="0" w:color="auto"/>
              <w:bottom w:val="single" w:sz="4" w:space="0" w:color="auto"/>
              <w:right w:val="single" w:sz="4" w:space="0" w:color="auto"/>
            </w:tcBorders>
            <w:vAlign w:val="center"/>
          </w:tcPr>
          <w:p w:rsidR="003F1076" w:rsidRDefault="0064414F">
            <w:pPr>
              <w:ind w:hanging="720"/>
              <w:jc w:val="center"/>
            </w:pPr>
            <w:r w:rsidRPr="0064414F">
              <w:t>3.75</w:t>
            </w:r>
          </w:p>
        </w:tc>
        <w:tc>
          <w:tcPr>
            <w:tcW w:w="522" w:type="dxa"/>
            <w:tcBorders>
              <w:left w:val="single" w:sz="4" w:space="0" w:color="auto"/>
              <w:right w:val="single" w:sz="4" w:space="0" w:color="auto"/>
            </w:tcBorders>
            <w:vAlign w:val="center"/>
          </w:tcPr>
          <w:p w:rsidR="007702BE" w:rsidRPr="007702BE" w:rsidRDefault="007702BE" w:rsidP="00D916C0">
            <w:pPr>
              <w:ind w:hanging="720"/>
            </w:pPr>
          </w:p>
        </w:tc>
        <w:tc>
          <w:tcPr>
            <w:tcW w:w="144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t>0.00 - 1.59</w:t>
            </w:r>
          </w:p>
        </w:tc>
        <w:tc>
          <w:tcPr>
            <w:tcW w:w="900" w:type="dxa"/>
            <w:tcBorders>
              <w:top w:val="single" w:sz="4" w:space="0" w:color="auto"/>
              <w:left w:val="single" w:sz="4" w:space="0" w:color="auto"/>
              <w:bottom w:val="single" w:sz="4" w:space="0" w:color="auto"/>
              <w:right w:val="single" w:sz="4" w:space="0" w:color="auto"/>
            </w:tcBorders>
            <w:vAlign w:val="center"/>
          </w:tcPr>
          <w:p w:rsidR="007702BE" w:rsidRPr="007702BE" w:rsidRDefault="007702BE" w:rsidP="00D916C0">
            <w:pPr>
              <w:ind w:hanging="720"/>
            </w:pPr>
            <w:r w:rsidRPr="007702BE">
              <w:rPr>
                <w:noProof/>
              </w:rPr>
              <w:drawing>
                <wp:inline distT="0" distB="0" distL="0" distR="0">
                  <wp:extent cx="342900" cy="17961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srcRect/>
                          <a:stretch>
                            <a:fillRect/>
                          </a:stretch>
                        </pic:blipFill>
                        <pic:spPr bwMode="auto">
                          <a:xfrm>
                            <a:off x="0" y="0"/>
                            <a:ext cx="342900" cy="179614"/>
                          </a:xfrm>
                          <a:prstGeom prst="rect">
                            <a:avLst/>
                          </a:prstGeom>
                          <a:noFill/>
                          <a:ln w="9525">
                            <a:noFill/>
                            <a:miter lim="800000"/>
                            <a:headEnd/>
                            <a:tailEnd/>
                          </a:ln>
                        </pic:spPr>
                      </pic:pic>
                    </a:graphicData>
                  </a:graphic>
                </wp:inline>
              </w:drawing>
            </w:r>
          </w:p>
        </w:tc>
      </w:tr>
      <w:tr w:rsidR="007702BE" w:rsidRPr="007702BE" w:rsidTr="009A055B">
        <w:trPr>
          <w:trHeight w:val="432"/>
        </w:trPr>
        <w:tc>
          <w:tcPr>
            <w:tcW w:w="4338" w:type="dxa"/>
            <w:tcBorders>
              <w:top w:val="single" w:sz="4" w:space="0" w:color="auto"/>
              <w:left w:val="single" w:sz="4" w:space="0" w:color="auto"/>
              <w:bottom w:val="single" w:sz="4" w:space="0" w:color="auto"/>
              <w:right w:val="single" w:sz="4" w:space="0" w:color="auto"/>
            </w:tcBorders>
            <w:vAlign w:val="center"/>
          </w:tcPr>
          <w:p w:rsidR="007702BE" w:rsidRPr="001B145A" w:rsidRDefault="007702BE" w:rsidP="00D916C0">
            <w:pPr>
              <w:ind w:hanging="720"/>
            </w:pPr>
            <w:r w:rsidRPr="001B145A">
              <w:t>Management</w:t>
            </w:r>
          </w:p>
        </w:tc>
        <w:tc>
          <w:tcPr>
            <w:tcW w:w="990" w:type="dxa"/>
            <w:tcBorders>
              <w:top w:val="single" w:sz="4" w:space="0" w:color="auto"/>
              <w:left w:val="single" w:sz="4" w:space="0" w:color="auto"/>
              <w:bottom w:val="single" w:sz="4" w:space="0" w:color="auto"/>
              <w:right w:val="single" w:sz="4" w:space="0" w:color="auto"/>
            </w:tcBorders>
            <w:vAlign w:val="center"/>
          </w:tcPr>
          <w:p w:rsidR="003F1076" w:rsidRDefault="001B145A">
            <w:pPr>
              <w:ind w:hanging="720"/>
              <w:jc w:val="center"/>
            </w:pPr>
            <w:r w:rsidRPr="001B145A">
              <w:t>2.50</w:t>
            </w:r>
          </w:p>
        </w:tc>
        <w:tc>
          <w:tcPr>
            <w:tcW w:w="522" w:type="dxa"/>
            <w:tcBorders>
              <w:left w:val="single" w:sz="4" w:space="0" w:color="auto"/>
            </w:tcBorders>
            <w:vAlign w:val="center"/>
          </w:tcPr>
          <w:p w:rsidR="007702BE" w:rsidRPr="007702BE" w:rsidRDefault="007702BE" w:rsidP="00D916C0">
            <w:pPr>
              <w:ind w:hanging="720"/>
            </w:pPr>
          </w:p>
        </w:tc>
        <w:tc>
          <w:tcPr>
            <w:tcW w:w="1440" w:type="dxa"/>
            <w:tcBorders>
              <w:top w:val="single" w:sz="4" w:space="0" w:color="auto"/>
            </w:tcBorders>
            <w:vAlign w:val="center"/>
          </w:tcPr>
          <w:p w:rsidR="007702BE" w:rsidRPr="007702BE" w:rsidRDefault="007702BE" w:rsidP="00D916C0">
            <w:pPr>
              <w:ind w:hanging="720"/>
            </w:pPr>
          </w:p>
        </w:tc>
        <w:tc>
          <w:tcPr>
            <w:tcW w:w="900" w:type="dxa"/>
            <w:tcBorders>
              <w:top w:val="single" w:sz="4" w:space="0" w:color="auto"/>
            </w:tcBorders>
            <w:vAlign w:val="center"/>
          </w:tcPr>
          <w:p w:rsidR="007702BE" w:rsidRPr="007702BE" w:rsidRDefault="007702BE" w:rsidP="00D916C0">
            <w:pPr>
              <w:ind w:hanging="720"/>
            </w:pPr>
          </w:p>
        </w:tc>
      </w:tr>
      <w:tr w:rsidR="007702BE" w:rsidRPr="007702BE" w:rsidTr="009A055B">
        <w:trPr>
          <w:trHeight w:val="432"/>
        </w:trPr>
        <w:tc>
          <w:tcPr>
            <w:tcW w:w="4338" w:type="dxa"/>
            <w:tcBorders>
              <w:top w:val="single" w:sz="4" w:space="0" w:color="auto"/>
              <w:left w:val="single" w:sz="4" w:space="0" w:color="auto"/>
              <w:bottom w:val="single" w:sz="4" w:space="0" w:color="auto"/>
              <w:right w:val="single" w:sz="4" w:space="0" w:color="auto"/>
            </w:tcBorders>
            <w:vAlign w:val="center"/>
          </w:tcPr>
          <w:p w:rsidR="007702BE" w:rsidRPr="0064414F" w:rsidRDefault="007702BE" w:rsidP="00D916C0">
            <w:pPr>
              <w:ind w:hanging="720"/>
            </w:pPr>
            <w:r w:rsidRPr="0064414F">
              <w:t>Bycatch</w:t>
            </w:r>
          </w:p>
        </w:tc>
        <w:tc>
          <w:tcPr>
            <w:tcW w:w="990" w:type="dxa"/>
            <w:tcBorders>
              <w:top w:val="single" w:sz="4" w:space="0" w:color="auto"/>
              <w:left w:val="single" w:sz="4" w:space="0" w:color="auto"/>
              <w:bottom w:val="single" w:sz="4" w:space="0" w:color="auto"/>
              <w:right w:val="single" w:sz="4" w:space="0" w:color="auto"/>
            </w:tcBorders>
            <w:vAlign w:val="center"/>
          </w:tcPr>
          <w:p w:rsidR="003F1076" w:rsidRDefault="002969DF">
            <w:pPr>
              <w:ind w:hanging="720"/>
              <w:jc w:val="center"/>
            </w:pPr>
            <w:r w:rsidRPr="0064414F">
              <w:t>3.75</w:t>
            </w:r>
          </w:p>
        </w:tc>
        <w:tc>
          <w:tcPr>
            <w:tcW w:w="522" w:type="dxa"/>
            <w:tcBorders>
              <w:left w:val="single" w:sz="4" w:space="0" w:color="auto"/>
            </w:tcBorders>
            <w:vAlign w:val="center"/>
          </w:tcPr>
          <w:p w:rsidR="007702BE" w:rsidRPr="007702BE" w:rsidRDefault="007702BE" w:rsidP="00D916C0">
            <w:pPr>
              <w:ind w:hanging="720"/>
            </w:pPr>
          </w:p>
        </w:tc>
        <w:tc>
          <w:tcPr>
            <w:tcW w:w="1440" w:type="dxa"/>
            <w:vAlign w:val="center"/>
          </w:tcPr>
          <w:p w:rsidR="007702BE" w:rsidRPr="007702BE" w:rsidRDefault="007702BE" w:rsidP="00D916C0">
            <w:pPr>
              <w:ind w:hanging="720"/>
            </w:pPr>
          </w:p>
        </w:tc>
        <w:tc>
          <w:tcPr>
            <w:tcW w:w="900" w:type="dxa"/>
            <w:vAlign w:val="center"/>
          </w:tcPr>
          <w:p w:rsidR="007702BE" w:rsidRPr="007702BE" w:rsidRDefault="007702BE" w:rsidP="00D916C0">
            <w:pPr>
              <w:ind w:hanging="720"/>
            </w:pPr>
          </w:p>
        </w:tc>
      </w:tr>
      <w:tr w:rsidR="007702BE" w:rsidRPr="007702BE" w:rsidTr="00730332">
        <w:trPr>
          <w:trHeight w:val="432"/>
        </w:trPr>
        <w:tc>
          <w:tcPr>
            <w:tcW w:w="4338" w:type="dxa"/>
            <w:tcBorders>
              <w:top w:val="single" w:sz="4" w:space="0" w:color="auto"/>
            </w:tcBorders>
            <w:vAlign w:val="center"/>
          </w:tcPr>
          <w:p w:rsidR="007702BE" w:rsidRPr="0064414F" w:rsidRDefault="007702BE" w:rsidP="00D916C0">
            <w:pPr>
              <w:ind w:hanging="720"/>
              <w:rPr>
                <w:b/>
              </w:rPr>
            </w:pPr>
            <w:r w:rsidRPr="0064414F">
              <w:rPr>
                <w:b/>
              </w:rPr>
              <w:t>Final Score</w:t>
            </w:r>
          </w:p>
        </w:tc>
        <w:tc>
          <w:tcPr>
            <w:tcW w:w="990" w:type="dxa"/>
            <w:tcBorders>
              <w:top w:val="single" w:sz="4" w:space="0" w:color="auto"/>
            </w:tcBorders>
            <w:vAlign w:val="center"/>
          </w:tcPr>
          <w:p w:rsidR="003F1076" w:rsidRDefault="00FC0292">
            <w:pPr>
              <w:ind w:hanging="720"/>
              <w:jc w:val="center"/>
              <w:rPr>
                <w:b/>
              </w:rPr>
            </w:pPr>
            <w:r w:rsidRPr="0064414F">
              <w:rPr>
                <w:b/>
              </w:rPr>
              <w:t>3.</w:t>
            </w:r>
            <w:r w:rsidR="0064414F" w:rsidRPr="0064414F">
              <w:rPr>
                <w:b/>
              </w:rPr>
              <w:t>0</w:t>
            </w:r>
            <w:r w:rsidR="004A495A">
              <w:rPr>
                <w:b/>
              </w:rPr>
              <w:t>0</w:t>
            </w:r>
          </w:p>
        </w:tc>
        <w:tc>
          <w:tcPr>
            <w:tcW w:w="522" w:type="dxa"/>
            <w:vAlign w:val="center"/>
          </w:tcPr>
          <w:p w:rsidR="007702BE" w:rsidRPr="007702BE" w:rsidRDefault="007702BE" w:rsidP="00D916C0">
            <w:pPr>
              <w:ind w:hanging="720"/>
            </w:pPr>
          </w:p>
        </w:tc>
        <w:tc>
          <w:tcPr>
            <w:tcW w:w="1440" w:type="dxa"/>
            <w:vAlign w:val="center"/>
          </w:tcPr>
          <w:p w:rsidR="007702BE" w:rsidRPr="007702BE" w:rsidRDefault="007702BE" w:rsidP="00D916C0">
            <w:pPr>
              <w:ind w:hanging="720"/>
            </w:pPr>
          </w:p>
        </w:tc>
        <w:tc>
          <w:tcPr>
            <w:tcW w:w="900" w:type="dxa"/>
            <w:vAlign w:val="center"/>
          </w:tcPr>
          <w:p w:rsidR="007702BE" w:rsidRPr="007702BE" w:rsidRDefault="007702BE" w:rsidP="00D916C0">
            <w:pPr>
              <w:ind w:hanging="720"/>
            </w:pPr>
          </w:p>
        </w:tc>
      </w:tr>
      <w:tr w:rsidR="007702BE" w:rsidRPr="007702BE" w:rsidTr="00730332">
        <w:trPr>
          <w:trHeight w:val="432"/>
        </w:trPr>
        <w:tc>
          <w:tcPr>
            <w:tcW w:w="4338" w:type="dxa"/>
            <w:vAlign w:val="center"/>
          </w:tcPr>
          <w:p w:rsidR="007702BE" w:rsidRPr="00D916C0" w:rsidRDefault="007702BE" w:rsidP="00D916C0">
            <w:pPr>
              <w:ind w:hanging="720"/>
              <w:rPr>
                <w:b/>
              </w:rPr>
            </w:pPr>
            <w:r w:rsidRPr="00D916C0">
              <w:rPr>
                <w:b/>
              </w:rPr>
              <w:t>Color</w:t>
            </w:r>
          </w:p>
        </w:tc>
        <w:tc>
          <w:tcPr>
            <w:tcW w:w="990" w:type="dxa"/>
            <w:vAlign w:val="center"/>
          </w:tcPr>
          <w:p w:rsidR="003F1076" w:rsidRDefault="00FC0292">
            <w:pPr>
              <w:ind w:hanging="720"/>
              <w:jc w:val="center"/>
            </w:pPr>
            <w:r w:rsidRPr="00FC0292">
              <w:rPr>
                <w:noProof/>
              </w:rPr>
              <w:drawing>
                <wp:inline distT="0" distB="0" distL="0" distR="0">
                  <wp:extent cx="342900" cy="179614"/>
                  <wp:effectExtent l="1905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srcRect/>
                          <a:stretch>
                            <a:fillRect/>
                          </a:stretch>
                        </pic:blipFill>
                        <pic:spPr bwMode="auto">
                          <a:xfrm>
                            <a:off x="0" y="0"/>
                            <a:ext cx="342900" cy="179614"/>
                          </a:xfrm>
                          <a:prstGeom prst="rect">
                            <a:avLst/>
                          </a:prstGeom>
                          <a:noFill/>
                          <a:ln w="9525">
                            <a:noFill/>
                            <a:miter lim="800000"/>
                            <a:headEnd/>
                            <a:tailEnd/>
                          </a:ln>
                        </pic:spPr>
                      </pic:pic>
                    </a:graphicData>
                  </a:graphic>
                </wp:inline>
              </w:drawing>
            </w:r>
          </w:p>
        </w:tc>
        <w:tc>
          <w:tcPr>
            <w:tcW w:w="522" w:type="dxa"/>
            <w:vAlign w:val="center"/>
          </w:tcPr>
          <w:p w:rsidR="007702BE" w:rsidRPr="007702BE" w:rsidRDefault="007702BE" w:rsidP="00D916C0">
            <w:pPr>
              <w:ind w:hanging="720"/>
              <w:rPr>
                <w:noProof/>
              </w:rPr>
            </w:pPr>
          </w:p>
        </w:tc>
        <w:tc>
          <w:tcPr>
            <w:tcW w:w="1440" w:type="dxa"/>
            <w:vAlign w:val="center"/>
          </w:tcPr>
          <w:p w:rsidR="007702BE" w:rsidRPr="007702BE" w:rsidRDefault="007702BE" w:rsidP="00D916C0">
            <w:pPr>
              <w:ind w:hanging="720"/>
              <w:rPr>
                <w:noProof/>
              </w:rPr>
            </w:pPr>
          </w:p>
        </w:tc>
        <w:tc>
          <w:tcPr>
            <w:tcW w:w="900" w:type="dxa"/>
            <w:vAlign w:val="center"/>
          </w:tcPr>
          <w:p w:rsidR="007702BE" w:rsidRPr="007702BE" w:rsidRDefault="007702BE" w:rsidP="00D916C0">
            <w:pPr>
              <w:ind w:hanging="720"/>
              <w:rPr>
                <w:noProof/>
              </w:rPr>
            </w:pPr>
          </w:p>
        </w:tc>
      </w:tr>
    </w:tbl>
    <w:p w:rsidR="007702BE" w:rsidRPr="007702BE" w:rsidRDefault="007702BE" w:rsidP="00D916C0">
      <w:pPr>
        <w:ind w:hanging="720"/>
      </w:pPr>
      <w:r w:rsidRPr="007702BE">
        <w:t xml:space="preserve">               </w:t>
      </w: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702BE" w:rsidRPr="007702BE" w:rsidRDefault="007702BE" w:rsidP="00D916C0">
      <w:pPr>
        <w:ind w:hanging="720"/>
      </w:pPr>
    </w:p>
    <w:p w:rsidR="00730332" w:rsidRDefault="00730332">
      <w:pPr>
        <w:ind w:left="0"/>
        <w:rPr>
          <w:b/>
        </w:rPr>
      </w:pPr>
      <w:r>
        <w:rPr>
          <w:b/>
        </w:rPr>
        <w:br w:type="page"/>
      </w:r>
    </w:p>
    <w:p w:rsidR="00AA1372" w:rsidRPr="00D916C0" w:rsidRDefault="007702BE" w:rsidP="00D916C0">
      <w:pPr>
        <w:ind w:hanging="720"/>
        <w:rPr>
          <w:b/>
        </w:rPr>
      </w:pPr>
      <w:r w:rsidRPr="00D916C0">
        <w:rPr>
          <w:b/>
        </w:rPr>
        <w:lastRenderedPageBreak/>
        <w:t>LIFE HISTORY</w:t>
      </w:r>
    </w:p>
    <w:p w:rsidR="007702BE" w:rsidRPr="007702BE" w:rsidRDefault="007702BE" w:rsidP="00D916C0">
      <w:pPr>
        <w:ind w:hanging="720"/>
      </w:pPr>
    </w:p>
    <w:p w:rsidR="007702BE" w:rsidRPr="00D916C0" w:rsidRDefault="007702BE" w:rsidP="00D916C0">
      <w:pPr>
        <w:ind w:hanging="720"/>
        <w:rPr>
          <w:b/>
        </w:rPr>
      </w:pPr>
      <w:r w:rsidRPr="00D916C0">
        <w:rPr>
          <w:b/>
        </w:rPr>
        <w:t>Core Points (only one selection allowed)</w:t>
      </w:r>
    </w:p>
    <w:p w:rsidR="007702BE" w:rsidRPr="007702BE" w:rsidRDefault="007702BE" w:rsidP="00D916C0">
      <w:pPr>
        <w:ind w:hanging="720"/>
      </w:pPr>
    </w:p>
    <w:p w:rsidR="007702BE" w:rsidRPr="007702BE" w:rsidRDefault="007702BE" w:rsidP="00D916C0">
      <w:pPr>
        <w:ind w:left="0"/>
      </w:pPr>
      <w:r w:rsidRPr="007702BE">
        <w:t>If a value for intrinsic rate of increase (‘r’) is known, assign the score below based on this value. If no r-value is available, assign the score below for the correct age at 50% maturity for females if specified, or for the correct value of growth rate ('k'). If no estimates of r, age at 50% maturity, or k are available, assign the score below based on maximum age.</w:t>
      </w:r>
    </w:p>
    <w:p w:rsidR="007702BE" w:rsidRPr="007702BE" w:rsidRDefault="007702BE" w:rsidP="00D916C0">
      <w:pPr>
        <w:ind w:hanging="720"/>
      </w:pPr>
    </w:p>
    <w:p w:rsidR="007702BE" w:rsidRPr="007702BE" w:rsidRDefault="007702BE" w:rsidP="00D916C0">
      <w:pPr>
        <w:ind w:hanging="720"/>
      </w:pPr>
      <w:r w:rsidRPr="007702BE">
        <w:t>1.00</w:t>
      </w:r>
      <w:r w:rsidRPr="007702BE">
        <w:tab/>
        <w:t xml:space="preserve">Intrinsic rate of increase &lt;0.05; OR age at 50% maturity &gt;10 years; OR growth rate </w:t>
      </w:r>
    </w:p>
    <w:p w:rsidR="007702BE" w:rsidRPr="007702BE" w:rsidRDefault="007702BE" w:rsidP="00D916C0">
      <w:pPr>
        <w:ind w:hanging="720"/>
      </w:pPr>
      <w:r w:rsidRPr="007702BE">
        <w:t xml:space="preserve">            &lt;0.15; OR maximum age &gt;30 years. </w:t>
      </w:r>
    </w:p>
    <w:p w:rsidR="007702BE" w:rsidRPr="007702BE" w:rsidRDefault="007702BE" w:rsidP="00D916C0">
      <w:pPr>
        <w:ind w:hanging="720"/>
      </w:pPr>
    </w:p>
    <w:p w:rsidR="007702BE" w:rsidRPr="006D3EEF" w:rsidRDefault="007702BE" w:rsidP="00D916C0">
      <w:pPr>
        <w:ind w:hanging="720"/>
      </w:pPr>
      <w:r w:rsidRPr="006D3EEF">
        <w:t>2.00</w:t>
      </w:r>
      <w:r w:rsidRPr="006D3EEF">
        <w:tab/>
        <w:t>Intrinsic rate of increase = 0.05-0.15; OR age at 50% maturity = 5-10 years; OR a growth rate = 0.16–0.30; OR maximum age = 11-30 years.</w:t>
      </w:r>
    </w:p>
    <w:p w:rsidR="0087057A" w:rsidRDefault="001F7DC0" w:rsidP="00D916C0">
      <w:pPr>
        <w:ind w:hanging="720"/>
      </w:pPr>
      <w:r>
        <w:tab/>
      </w:r>
    </w:p>
    <w:p w:rsidR="007702BE" w:rsidRPr="00D916C0" w:rsidRDefault="007702BE" w:rsidP="00D916C0">
      <w:pPr>
        <w:ind w:hanging="720"/>
        <w:rPr>
          <w:b/>
        </w:rPr>
      </w:pPr>
      <w:r w:rsidRPr="00D916C0">
        <w:rPr>
          <w:b/>
        </w:rPr>
        <w:t>3.00</w:t>
      </w:r>
      <w:r w:rsidRPr="00D916C0">
        <w:rPr>
          <w:b/>
        </w:rPr>
        <w:tab/>
        <w:t>Intrinsic rate of increase &gt;0.16; OR age at 50% maturity = 1-5 years; OR growth rate &gt;0.30; OR maximum age &lt;11 years.</w:t>
      </w:r>
    </w:p>
    <w:p w:rsidR="00992627" w:rsidRDefault="00992627" w:rsidP="00D916C0">
      <w:pPr>
        <w:ind w:hanging="720"/>
      </w:pPr>
    </w:p>
    <w:p w:rsidR="002E4C08" w:rsidRDefault="002E4C08" w:rsidP="00D916C0">
      <w:r>
        <w:t xml:space="preserve">Pacific Razor Clams grow quickly and can reach a shell length of 160 mm (Jones et al. 2001).  However, growth rates vary by location, being faster in the southern extent of the Pacific Razor Clam’s range compared to more northern areas (Lassuy and Simons 1989). Growth rates can also vary among specific sites (ADFG 2010; Szarzi et al. 2010) and depend on the position of the clam within the intertidal zone, as this affects food availability (Tegelver 1964; Bourne 1969; Courne and Quayle 1970; Quayle and Bourne 1972).  Growth is usually fastest during the warmer months, and then slows in the colder fall/winter months (Weymouth et al. 1925; Hirschorn 1962; Tegelberg 1964).  Growth rates in Alaska are estimated to be k=0.58- 0.59 (Hirschorn 1962).  </w:t>
      </w:r>
      <w:r w:rsidR="00D2022C">
        <w:tab/>
      </w:r>
    </w:p>
    <w:p w:rsidR="002E4C08" w:rsidRDefault="002E4C08" w:rsidP="00D916C0">
      <w:pPr>
        <w:ind w:hanging="720"/>
      </w:pPr>
    </w:p>
    <w:p w:rsidR="00FF250D" w:rsidRDefault="00554C4A" w:rsidP="00D916C0">
      <w:r>
        <w:t>All Pacific Razor Clams typically reach s</w:t>
      </w:r>
      <w:r w:rsidR="00C66F8C">
        <w:t xml:space="preserve">exual maturity </w:t>
      </w:r>
      <w:r w:rsidR="00FF250D">
        <w:t xml:space="preserve">by </w:t>
      </w:r>
      <w:r w:rsidR="00D2022C">
        <w:t>around 10</w:t>
      </w:r>
      <w:r w:rsidR="00C66F8C">
        <w:t>0 m</w:t>
      </w:r>
      <w:r w:rsidR="00D2022C">
        <w:t xml:space="preserve">m </w:t>
      </w:r>
      <w:r w:rsidR="00AE11B9">
        <w:t>(~4 in)</w:t>
      </w:r>
      <w:r w:rsidR="007B09A9">
        <w:t xml:space="preserve"> in shell length</w:t>
      </w:r>
      <w:r w:rsidR="00C66F8C">
        <w:t xml:space="preserve"> (W</w:t>
      </w:r>
      <w:r w:rsidR="008A7FEE">
        <w:t>e</w:t>
      </w:r>
      <w:r w:rsidR="00C66F8C">
        <w:t xml:space="preserve">ymouth et al. 1925).  </w:t>
      </w:r>
      <w:r>
        <w:t>Because growth varies by location, t</w:t>
      </w:r>
      <w:r w:rsidR="00C66F8C">
        <w:t xml:space="preserve">he age at which </w:t>
      </w:r>
      <w:r>
        <w:t xml:space="preserve">sexual </w:t>
      </w:r>
      <w:r w:rsidR="00C66F8C">
        <w:t xml:space="preserve">maturity is reached </w:t>
      </w:r>
      <w:r>
        <w:t xml:space="preserve">also </w:t>
      </w:r>
      <w:r w:rsidR="00D2022C">
        <w:t>var</w:t>
      </w:r>
      <w:r>
        <w:t>ies</w:t>
      </w:r>
      <w:r w:rsidR="00D2022C">
        <w:t xml:space="preserve"> by location (Weymouth et al. 1925</w:t>
      </w:r>
      <w:r w:rsidR="00335D89">
        <w:t>; McMullen 1967</w:t>
      </w:r>
      <w:r w:rsidR="00E6230C">
        <w:t xml:space="preserve">).  </w:t>
      </w:r>
      <w:r w:rsidR="00D2022C">
        <w:t>For example</w:t>
      </w:r>
      <w:r w:rsidR="00AE11B9">
        <w:t>,</w:t>
      </w:r>
      <w:r w:rsidR="00D2022C">
        <w:t xml:space="preserve"> in Washington and Oregon, </w:t>
      </w:r>
      <w:r>
        <w:t xml:space="preserve">sexual </w:t>
      </w:r>
      <w:r w:rsidR="00D2022C">
        <w:t>maturity is reached around 2 years</w:t>
      </w:r>
      <w:r>
        <w:t>,</w:t>
      </w:r>
      <w:r w:rsidR="00D2022C">
        <w:t xml:space="preserve"> but not until 3-4 years in Alaska (Weymouth et al. 1925).</w:t>
      </w:r>
      <w:r w:rsidR="0024048E">
        <w:t xml:space="preserve">  There are also geographical differences in lifespan</w:t>
      </w:r>
      <w:r>
        <w:t>.</w:t>
      </w:r>
      <w:r w:rsidR="00CF0962">
        <w:t xml:space="preserve">  </w:t>
      </w:r>
      <w:r>
        <w:t>Pacific</w:t>
      </w:r>
      <w:r w:rsidR="0024048E">
        <w:t xml:space="preserve"> Razor clams in California </w:t>
      </w:r>
      <w:r w:rsidR="00C66F8C">
        <w:t>only liv</w:t>
      </w:r>
      <w:r w:rsidR="00CD22F5">
        <w:t>e for</w:t>
      </w:r>
      <w:r w:rsidR="00C66F8C">
        <w:t xml:space="preserve"> </w:t>
      </w:r>
      <w:r w:rsidR="007B09A9">
        <w:t xml:space="preserve">only </w:t>
      </w:r>
      <w:r w:rsidR="00C66F8C">
        <w:t>5 years</w:t>
      </w:r>
      <w:r>
        <w:t>, but in Washington and Oregon they can</w:t>
      </w:r>
      <w:r w:rsidR="00C66F8C">
        <w:t xml:space="preserve"> live up to </w:t>
      </w:r>
      <w:r w:rsidR="0024048E">
        <w:t xml:space="preserve">11 years </w:t>
      </w:r>
      <w:r w:rsidR="00C66F8C">
        <w:t xml:space="preserve">and </w:t>
      </w:r>
      <w:r>
        <w:t>in Alaska</w:t>
      </w:r>
      <w:r w:rsidR="0091746E">
        <w:t xml:space="preserve"> some Razor Clams have survived</w:t>
      </w:r>
      <w:r>
        <w:t xml:space="preserve"> up to </w:t>
      </w:r>
      <w:r w:rsidR="00CC54A8">
        <w:t>1</w:t>
      </w:r>
      <w:r w:rsidR="0091746E">
        <w:t>8</w:t>
      </w:r>
      <w:r w:rsidR="00C66F8C">
        <w:t xml:space="preserve"> years</w:t>
      </w:r>
      <w:r w:rsidR="0091746E">
        <w:t xml:space="preserve"> </w:t>
      </w:r>
      <w:r w:rsidR="0024048E">
        <w:t>(Weymouth 1924; Weymouth et al. 1931</w:t>
      </w:r>
      <w:r w:rsidR="00CC54A8">
        <w:t>; Nickerson 1975</w:t>
      </w:r>
      <w:r w:rsidR="0091746E">
        <w:t>; ADFG 2013a</w:t>
      </w:r>
      <w:r w:rsidR="0024048E">
        <w:t>).</w:t>
      </w:r>
      <w:r w:rsidR="00CC54A8">
        <w:t xml:space="preserve">  However, the life span of </w:t>
      </w:r>
      <w:r w:rsidR="00CF0962">
        <w:t xml:space="preserve">Pacific </w:t>
      </w:r>
      <w:r w:rsidR="00CC54A8">
        <w:t>Razor Clams in Washington and Oregon has been reduced over time to 7 years</w:t>
      </w:r>
      <w:r w:rsidR="009526E4">
        <w:t>,</w:t>
      </w:r>
      <w:r w:rsidR="00CC54A8">
        <w:t xml:space="preserve"> because of increased fishing a</w:t>
      </w:r>
      <w:r w:rsidR="00ED46F6">
        <w:t xml:space="preserve">nd higher </w:t>
      </w:r>
      <w:r w:rsidR="00ED46F6" w:rsidRPr="00ED46F6">
        <w:t>natural</w:t>
      </w:r>
      <w:r w:rsidR="00ED46F6">
        <w:t xml:space="preserve"> mortality rates (</w:t>
      </w:r>
      <w:r w:rsidR="00CC54A8">
        <w:t>Lassuy and Simons 1989).</w:t>
      </w:r>
      <w:r w:rsidR="004B126B">
        <w:t xml:space="preserve">  </w:t>
      </w:r>
    </w:p>
    <w:p w:rsidR="007B09A9" w:rsidRDefault="007B09A9" w:rsidP="00D916C0">
      <w:pPr>
        <w:ind w:hanging="720"/>
      </w:pPr>
    </w:p>
    <w:p w:rsidR="007B09A9" w:rsidRDefault="007B09A9" w:rsidP="00D916C0">
      <w:r>
        <w:t xml:space="preserve">Overall, Pacific Razor clams grow quickly, reach sexual maturity at an early age, and in most areas have a short lifespan. These life history characteristics make Pacific Razor Clams resilient to fishing and therefore a score of 3 is awarded. </w:t>
      </w:r>
    </w:p>
    <w:p w:rsidR="002E4EE7" w:rsidRPr="007702BE" w:rsidRDefault="002E4EE7" w:rsidP="00D916C0">
      <w:pPr>
        <w:ind w:hanging="720"/>
      </w:pPr>
    </w:p>
    <w:p w:rsidR="005B5D8A" w:rsidRDefault="005B5D8A" w:rsidP="00D916C0">
      <w:pPr>
        <w:ind w:hanging="720"/>
        <w:rPr>
          <w:b/>
        </w:rPr>
      </w:pPr>
    </w:p>
    <w:p w:rsidR="007702BE" w:rsidRDefault="007702BE" w:rsidP="00D916C0">
      <w:pPr>
        <w:ind w:hanging="720"/>
        <w:rPr>
          <w:b/>
        </w:rPr>
      </w:pPr>
      <w:r w:rsidRPr="00D916C0">
        <w:rPr>
          <w:b/>
        </w:rPr>
        <w:t>Points of Adjustment (multiple selections allowed)</w:t>
      </w:r>
    </w:p>
    <w:p w:rsidR="00D916C0" w:rsidRPr="00D916C0" w:rsidRDefault="00D916C0" w:rsidP="00D916C0">
      <w:pPr>
        <w:ind w:hanging="720"/>
        <w:rPr>
          <w:b/>
        </w:rPr>
      </w:pPr>
    </w:p>
    <w:p w:rsidR="007702BE" w:rsidRDefault="007702BE" w:rsidP="00D916C0">
      <w:pPr>
        <w:ind w:hanging="720"/>
      </w:pPr>
      <w:r w:rsidRPr="007702BE">
        <w:rPr>
          <w:bCs/>
        </w:rPr>
        <w:t>-0.25</w:t>
      </w:r>
      <w:r w:rsidRPr="007702BE">
        <w:rPr>
          <w:b/>
          <w:bCs/>
        </w:rPr>
        <w:tab/>
      </w:r>
      <w:r w:rsidRPr="006D3EEF">
        <w:t>Species has special behaviors that make it especially vulnerable to fishing pressure (e.g., spawning aggregations; site fidelity; segregation by sex; migratory bottlenecks; unusual attraction to gear; etc.).</w:t>
      </w:r>
    </w:p>
    <w:p w:rsidR="005B5D8A" w:rsidRDefault="005B5D8A" w:rsidP="00D916C0">
      <w:pPr>
        <w:ind w:hanging="720"/>
      </w:pPr>
    </w:p>
    <w:p w:rsidR="00B0438B" w:rsidRDefault="007702BE" w:rsidP="00D916C0">
      <w:pPr>
        <w:ind w:hanging="720"/>
      </w:pPr>
      <w:r w:rsidRPr="007702BE">
        <w:rPr>
          <w:bCs/>
        </w:rPr>
        <w:t>-0.25</w:t>
      </w:r>
      <w:r w:rsidRPr="007702BE">
        <w:rPr>
          <w:bCs/>
        </w:rPr>
        <w:tab/>
      </w:r>
      <w:r w:rsidRPr="007702BE">
        <w:t>Species has a strategy for sexual development that makes it especially vulnerable to fishing pressure (e.g., age at 50% maturity &gt;20 years; sequential hermaphrodites; extremely low fecundity).</w:t>
      </w:r>
    </w:p>
    <w:p w:rsidR="00D916C0" w:rsidRPr="007702BE" w:rsidRDefault="00D916C0" w:rsidP="00D916C0">
      <w:pPr>
        <w:ind w:hanging="720"/>
      </w:pPr>
    </w:p>
    <w:p w:rsidR="001F7DC0" w:rsidRDefault="007702BE" w:rsidP="00D916C0">
      <w:pPr>
        <w:pStyle w:val="NoSpacing"/>
        <w:ind w:left="720" w:hanging="720"/>
      </w:pPr>
      <w:r w:rsidRPr="00CD7B07">
        <w:rPr>
          <w:b/>
        </w:rPr>
        <w:t>-0.25</w:t>
      </w:r>
      <w:r w:rsidRPr="006D3EEF">
        <w:tab/>
      </w:r>
      <w:r w:rsidRPr="00013DE1">
        <w:rPr>
          <w:b/>
        </w:rPr>
        <w:t>Species has a small or restricted range (e.g., endemism; numerous evolutionarily significant units; restricted to one coastline; e.g., American lobster; striped bass; endemic reef fishes).</w:t>
      </w:r>
      <w:r w:rsidR="001F7DC0" w:rsidRPr="006D3EEF">
        <w:tab/>
      </w:r>
      <w:r w:rsidR="001F7DC0">
        <w:tab/>
      </w:r>
    </w:p>
    <w:p w:rsidR="009568C9" w:rsidRDefault="009568C9" w:rsidP="00D916C0">
      <w:pPr>
        <w:pStyle w:val="NoSpacing"/>
        <w:ind w:left="720" w:hanging="720"/>
      </w:pPr>
    </w:p>
    <w:p w:rsidR="009568C9" w:rsidRDefault="009568C9" w:rsidP="00D916C0">
      <w:pPr>
        <w:pStyle w:val="NoSpacing"/>
        <w:ind w:left="720" w:hanging="720"/>
      </w:pPr>
      <w:r>
        <w:tab/>
      </w:r>
      <w:r w:rsidR="00CF0962">
        <w:t xml:space="preserve">Pacific </w:t>
      </w:r>
      <w:r>
        <w:t>Razor Clams are found from Pismo Beach</w:t>
      </w:r>
      <w:r w:rsidR="005202A3">
        <w:t>, California</w:t>
      </w:r>
      <w:r>
        <w:t xml:space="preserve"> to the Aleutians Islands </w:t>
      </w:r>
      <w:r w:rsidR="005F4183">
        <w:t>of Alaska (Lassuy and Sim</w:t>
      </w:r>
      <w:r>
        <w:t>ons 1989).</w:t>
      </w:r>
      <w:r w:rsidR="000C0527">
        <w:t xml:space="preserve"> </w:t>
      </w:r>
      <w:r w:rsidR="00CD7B07">
        <w:t xml:space="preserve">Pacific Razor Clams are commonly found in the intertidal zones of beaches made up of fine, firm and damp sands; however some clams are found in the subtidal zone at depths up to 18 m (10 fathom) (McMillian 1924; Bourne 1969; Nickerson 1975; Richard et al. 1986; Link 2000). </w:t>
      </w:r>
      <w:r w:rsidR="000C0527">
        <w:t xml:space="preserve"> We c</w:t>
      </w:r>
      <w:r w:rsidR="00CD7B07">
        <w:t>onsider this a small range because it is restricted to one coastline and have subtracted points.</w:t>
      </w:r>
    </w:p>
    <w:p w:rsidR="00D916C0" w:rsidRDefault="00D916C0" w:rsidP="00D916C0">
      <w:pPr>
        <w:pStyle w:val="NoSpacing"/>
        <w:ind w:left="720" w:hanging="720"/>
      </w:pPr>
    </w:p>
    <w:p w:rsidR="007702BE" w:rsidRPr="00D916C0" w:rsidRDefault="007702BE" w:rsidP="00D916C0">
      <w:pPr>
        <w:ind w:hanging="720"/>
        <w:rPr>
          <w:b/>
        </w:rPr>
      </w:pPr>
      <w:r w:rsidRPr="00AD1157">
        <w:t>-0.25</w:t>
      </w:r>
      <w:r w:rsidRPr="00D916C0">
        <w:rPr>
          <w:b/>
        </w:rPr>
        <w:tab/>
        <w:t>Species exhibits high natural population variability driven by broad-scale environmental change (e.g. El Nino; decadal oscillations).</w:t>
      </w:r>
    </w:p>
    <w:p w:rsidR="00D916C0" w:rsidRPr="00013DE1" w:rsidRDefault="00D916C0" w:rsidP="00D916C0">
      <w:pPr>
        <w:ind w:hanging="720"/>
      </w:pPr>
    </w:p>
    <w:p w:rsidR="0016161E" w:rsidRDefault="00A174A3" w:rsidP="00D916C0">
      <w:r>
        <w:t xml:space="preserve">Off the </w:t>
      </w:r>
      <w:r w:rsidR="00415108">
        <w:t xml:space="preserve">west coast of the </w:t>
      </w:r>
      <w:r>
        <w:t xml:space="preserve">US </w:t>
      </w:r>
      <w:r w:rsidR="00E44A1D">
        <w:t>and Canada</w:t>
      </w:r>
      <w:r>
        <w:t xml:space="preserve">, </w:t>
      </w:r>
      <w:r w:rsidR="00415108">
        <w:t xml:space="preserve">broad-scale environmental change due to </w:t>
      </w:r>
      <w:r w:rsidR="00D41515">
        <w:t>El Niñ</w:t>
      </w:r>
      <w:r>
        <w:t xml:space="preserve">o/Southern Oscillation </w:t>
      </w:r>
      <w:r w:rsidR="00415108">
        <w:t xml:space="preserve">events </w:t>
      </w:r>
      <w:r>
        <w:t xml:space="preserve"> </w:t>
      </w:r>
      <w:r w:rsidR="00415108">
        <w:t xml:space="preserve">may </w:t>
      </w:r>
      <w:r>
        <w:t xml:space="preserve">affect </w:t>
      </w:r>
      <w:r w:rsidR="00415108">
        <w:t xml:space="preserve">Pacific </w:t>
      </w:r>
      <w:r w:rsidR="00013DE1">
        <w:t>Razor Clams</w:t>
      </w:r>
      <w:r>
        <w:t xml:space="preserve">.  </w:t>
      </w:r>
      <w:r w:rsidR="00013DE1">
        <w:t xml:space="preserve">For example, it has been </w:t>
      </w:r>
      <w:r w:rsidR="00415108">
        <w:t xml:space="preserve">suggested </w:t>
      </w:r>
      <w:r w:rsidR="00013DE1">
        <w:t>that</w:t>
      </w:r>
      <w:r w:rsidR="0016161E">
        <w:t xml:space="preserve"> large storms associated with El Niño events may have had an impact on </w:t>
      </w:r>
      <w:r w:rsidR="00CF0962">
        <w:t xml:space="preserve">Pacific </w:t>
      </w:r>
      <w:r w:rsidR="0016161E">
        <w:t xml:space="preserve">Razor Clam populations </w:t>
      </w:r>
      <w:r w:rsidR="00013DE1">
        <w:t xml:space="preserve">in northern California in recent decades </w:t>
      </w:r>
      <w:r w:rsidR="0016161E">
        <w:t>(CMLPAI 2009).</w:t>
      </w:r>
      <w:r w:rsidR="00051058">
        <w:t xml:space="preserve">  </w:t>
      </w:r>
      <w:r w:rsidR="00D41515">
        <w:t>For example, abundances of Pacific Razor Clams in Washington, Oregon and California declined after the 1982-83 El Niñ</w:t>
      </w:r>
      <w:r w:rsidR="00A41356">
        <w:t>o (CDFG</w:t>
      </w:r>
      <w:r w:rsidR="00D41515">
        <w:t xml:space="preserve"> 2001).  </w:t>
      </w:r>
      <w:r w:rsidR="00415108">
        <w:t xml:space="preserve">Additionally, climate change may also be impacting Pacific Razor Clam populations.  Climate change may be one reason for the </w:t>
      </w:r>
      <w:r w:rsidR="00051058">
        <w:t xml:space="preserve">loss of older </w:t>
      </w:r>
      <w:r w:rsidR="00415108">
        <w:t xml:space="preserve">Pacific </w:t>
      </w:r>
      <w:r w:rsidR="00051058">
        <w:t>Razor Clams in Cordova</w:t>
      </w:r>
      <w:r w:rsidR="00415108">
        <w:t>, Alaska</w:t>
      </w:r>
      <w:r w:rsidR="00051058">
        <w:t xml:space="preserve"> </w:t>
      </w:r>
      <w:r w:rsidR="00013DE1">
        <w:t xml:space="preserve">(Bishop and Powers 2003) and </w:t>
      </w:r>
      <w:r w:rsidR="00C903B6">
        <w:t xml:space="preserve">may also have contributed to declines </w:t>
      </w:r>
      <w:r w:rsidR="00885909">
        <w:t xml:space="preserve"> of </w:t>
      </w:r>
      <w:r w:rsidR="00415108">
        <w:t xml:space="preserve">Pacific </w:t>
      </w:r>
      <w:r w:rsidR="00885909">
        <w:t>Razor Clams on Clatsop Beach, Oregon(Link 2000).</w:t>
      </w:r>
      <w:r w:rsidR="00415108">
        <w:t xml:space="preserve"> </w:t>
      </w:r>
      <w:r w:rsidR="00AD1157">
        <w:t xml:space="preserve"> However, because the link between broad-scale environmental change and the population size of Pacific Razor Clams is not fully understood, we have not subtracted points.</w:t>
      </w:r>
    </w:p>
    <w:p w:rsidR="00D916C0" w:rsidRPr="006D3EEF" w:rsidRDefault="00D916C0" w:rsidP="00D916C0"/>
    <w:p w:rsidR="007702BE" w:rsidRDefault="007702BE" w:rsidP="00D916C0">
      <w:pPr>
        <w:ind w:hanging="720"/>
      </w:pPr>
      <w:r w:rsidRPr="00F440C6">
        <w:t>+0.25</w:t>
      </w:r>
      <w:r w:rsidRPr="00A60247">
        <w:tab/>
      </w:r>
      <w:r w:rsidRPr="00D916C0">
        <w:rPr>
          <w:b/>
        </w:rPr>
        <w:t>Species does not have special behaviors that increase ease or population consequences of capture OR has special behaviors that make it less vulnerable to fishing pressure (e.g., species is widely dispersed during spawning).</w:t>
      </w:r>
    </w:p>
    <w:p w:rsidR="00D916C0" w:rsidRPr="00A60247" w:rsidRDefault="00D916C0" w:rsidP="00D916C0">
      <w:pPr>
        <w:ind w:hanging="720"/>
      </w:pPr>
    </w:p>
    <w:p w:rsidR="00F32CF0" w:rsidRDefault="00415108" w:rsidP="00D916C0">
      <w:r>
        <w:t xml:space="preserve">Pacific </w:t>
      </w:r>
      <w:r w:rsidR="00A60247">
        <w:t xml:space="preserve">Razor Clams are able to quickly dig into sediment to avoid capture by both predators and fishermen.  Their burrowing rate is one of the fastest of all bivalves (McLachlan et al. 1995).  </w:t>
      </w:r>
      <w:r w:rsidR="00F440C6">
        <w:t>However, fishermen are still able to capture them with a variety of gears</w:t>
      </w:r>
      <w:r w:rsidR="00242869">
        <w:t>,</w:t>
      </w:r>
      <w:r w:rsidR="00F440C6">
        <w:t xml:space="preserve"> so we have not added points.</w:t>
      </w:r>
    </w:p>
    <w:p w:rsidR="002E4EE7" w:rsidRPr="007702BE" w:rsidRDefault="002E4EE7" w:rsidP="00D916C0">
      <w:pPr>
        <w:ind w:hanging="720"/>
      </w:pPr>
    </w:p>
    <w:p w:rsidR="009E4250" w:rsidRPr="00D916C0" w:rsidRDefault="007702BE" w:rsidP="00D916C0">
      <w:pPr>
        <w:ind w:hanging="720"/>
        <w:rPr>
          <w:b/>
        </w:rPr>
      </w:pPr>
      <w:r w:rsidRPr="00D916C0">
        <w:rPr>
          <w:b/>
        </w:rPr>
        <w:lastRenderedPageBreak/>
        <w:t>+0.25</w:t>
      </w:r>
      <w:r w:rsidRPr="00D916C0">
        <w:rPr>
          <w:b/>
        </w:rPr>
        <w:tab/>
        <w:t>Species has a strategy for sexual development that makes it especially resilient to fishing pressure (e.g., age at 50% maturity &lt;1 year; extremely high fecundity).</w:t>
      </w:r>
    </w:p>
    <w:p w:rsidR="002E4EE7" w:rsidRPr="00C96D9F" w:rsidRDefault="002E4EE7" w:rsidP="00D916C0">
      <w:pPr>
        <w:ind w:hanging="720"/>
      </w:pPr>
    </w:p>
    <w:p w:rsidR="009E4250" w:rsidRDefault="004D6F96" w:rsidP="00D916C0">
      <w:r>
        <w:t>Sexes are separate in Pacific</w:t>
      </w:r>
      <w:r w:rsidR="00F11369">
        <w:t xml:space="preserve"> Razor Clams and they are broadcast spawners</w:t>
      </w:r>
      <w:r w:rsidR="0006261C">
        <w:t>, releasing their eggs in the water column</w:t>
      </w:r>
      <w:r w:rsidR="00F11369">
        <w:t xml:space="preserve"> (Weymouth et al. 1925).  </w:t>
      </w:r>
      <w:r w:rsidR="00C96D9F">
        <w:t>F</w:t>
      </w:r>
      <w:r w:rsidR="00875006">
        <w:t xml:space="preserve">ecundity </w:t>
      </w:r>
      <w:r w:rsidR="0006261C">
        <w:t xml:space="preserve">or egg production </w:t>
      </w:r>
      <w:r w:rsidR="00875006">
        <w:t>has been estimated to range from 300,000 to 118 million</w:t>
      </w:r>
      <w:r w:rsidR="00C96D9F">
        <w:t xml:space="preserve"> eggs</w:t>
      </w:r>
      <w:r w:rsidR="00875006">
        <w:t xml:space="preserve"> (</w:t>
      </w:r>
      <w:r w:rsidR="00C96D9F">
        <w:t>McMillian 1924; Weymouth 1925</w:t>
      </w:r>
      <w:r w:rsidR="006A00CC">
        <w:t xml:space="preserve">; </w:t>
      </w:r>
      <w:r w:rsidR="00875006">
        <w:t>Nickerson 1975)</w:t>
      </w:r>
      <w:r w:rsidR="00B1146C">
        <w:t xml:space="preserve">.  </w:t>
      </w:r>
      <w:r w:rsidR="009A3FEE">
        <w:t>Spawning occurs in the late spring and early summer, occurring later in the season in the northern area</w:t>
      </w:r>
      <w:r w:rsidR="0006261C">
        <w:t>s</w:t>
      </w:r>
      <w:r w:rsidR="009A3FEE">
        <w:t xml:space="preserve"> of their r</w:t>
      </w:r>
      <w:r w:rsidR="006A00CC">
        <w:t>ange</w:t>
      </w:r>
      <w:r>
        <w:t>.</w:t>
      </w:r>
      <w:r w:rsidR="006A00CC">
        <w:t xml:space="preserve">  </w:t>
      </w:r>
      <w:r w:rsidR="0006261C">
        <w:t xml:space="preserve">The Pacific Razor Clam is considered to have a </w:t>
      </w:r>
      <w:r w:rsidR="007E31E7">
        <w:t xml:space="preserve">high </w:t>
      </w:r>
      <w:r w:rsidR="0006261C">
        <w:t>fecundity, so w</w:t>
      </w:r>
      <w:r w:rsidR="006A00CC">
        <w:t>e have awarded points.</w:t>
      </w:r>
    </w:p>
    <w:p w:rsidR="002E4EE7" w:rsidRPr="006D3EEF" w:rsidRDefault="002E4EE7" w:rsidP="00D916C0">
      <w:pPr>
        <w:ind w:hanging="720"/>
      </w:pPr>
    </w:p>
    <w:p w:rsidR="000B72BD" w:rsidRDefault="007702BE" w:rsidP="00D916C0">
      <w:pPr>
        <w:ind w:hanging="720"/>
      </w:pPr>
      <w:r w:rsidRPr="007702BE">
        <w:t>+0.25</w:t>
      </w:r>
      <w:r w:rsidRPr="007702BE">
        <w:tab/>
        <w:t>Species is distributed over a very wide range (e.g., throughout an entire hemisphere or ocean basin; e.g., swordfish; tuna; Patagonian toothfish).</w:t>
      </w:r>
    </w:p>
    <w:p w:rsidR="002E4EE7" w:rsidRPr="007702BE" w:rsidRDefault="002E4EE7" w:rsidP="00D916C0">
      <w:pPr>
        <w:ind w:hanging="720"/>
      </w:pPr>
    </w:p>
    <w:p w:rsidR="007702BE" w:rsidRDefault="007702BE" w:rsidP="00D916C0">
      <w:pPr>
        <w:ind w:hanging="720"/>
      </w:pPr>
      <w:r w:rsidRPr="007702BE">
        <w:t>+0.25</w:t>
      </w:r>
      <w:r w:rsidRPr="007702BE">
        <w:tab/>
        <w:t>Species does not exhibit high natural population variability driven by broad-scale environmental change (e.g., El Nino; decadal oscillations).</w:t>
      </w:r>
    </w:p>
    <w:p w:rsidR="005B5D8A" w:rsidRPr="007702BE" w:rsidRDefault="005B5D8A" w:rsidP="00D916C0">
      <w:pPr>
        <w:ind w:hanging="720"/>
      </w:pPr>
    </w:p>
    <w:p w:rsidR="007702BE" w:rsidRPr="007702BE" w:rsidRDefault="007702BE" w:rsidP="00D916C0">
      <w:pPr>
        <w:ind w:hanging="720"/>
      </w:pPr>
    </w:p>
    <w:p w:rsidR="007702BE" w:rsidRPr="00D916C0" w:rsidRDefault="00AD1157" w:rsidP="00D916C0">
      <w:pPr>
        <w:ind w:hanging="720"/>
        <w:rPr>
          <w:b/>
        </w:rPr>
      </w:pPr>
      <w:r>
        <w:rPr>
          <w:b/>
        </w:rPr>
        <w:t>3.00</w:t>
      </w:r>
      <w:r w:rsidR="00071902" w:rsidRPr="00D916C0">
        <w:rPr>
          <w:b/>
        </w:rPr>
        <w:t xml:space="preserve"> </w:t>
      </w:r>
      <w:r w:rsidR="007702BE" w:rsidRPr="00D916C0">
        <w:rPr>
          <w:b/>
        </w:rPr>
        <w:t>Points for Life History</w:t>
      </w:r>
    </w:p>
    <w:p w:rsidR="001F7DC0" w:rsidRDefault="001F7DC0" w:rsidP="00D916C0">
      <w:pPr>
        <w:pStyle w:val="NoSpacing"/>
        <w:ind w:hanging="720"/>
      </w:pPr>
    </w:p>
    <w:p w:rsidR="006D3EEF" w:rsidRDefault="006D3EEF" w:rsidP="00D916C0">
      <w:pPr>
        <w:pStyle w:val="NoSpacing"/>
        <w:ind w:hanging="720"/>
        <w:rPr>
          <w:b/>
        </w:rPr>
      </w:pPr>
    </w:p>
    <w:p w:rsidR="006D3EEF" w:rsidRDefault="006D3EEF" w:rsidP="00D916C0">
      <w:pPr>
        <w:pStyle w:val="NoSpacing"/>
        <w:ind w:hanging="720"/>
        <w:rPr>
          <w:b/>
        </w:rPr>
      </w:pPr>
    </w:p>
    <w:p w:rsidR="006D3EEF" w:rsidRDefault="006D3EEF" w:rsidP="00D916C0">
      <w:pPr>
        <w:pStyle w:val="NoSpacing"/>
        <w:ind w:hanging="720"/>
        <w:rPr>
          <w:b/>
        </w:rPr>
      </w:pPr>
    </w:p>
    <w:p w:rsidR="00185895" w:rsidRDefault="00185895" w:rsidP="00D916C0">
      <w:pPr>
        <w:pStyle w:val="NoSpacing"/>
        <w:ind w:hanging="720"/>
        <w:rPr>
          <w:b/>
        </w:rPr>
      </w:pPr>
    </w:p>
    <w:p w:rsidR="007702BE" w:rsidRDefault="007702BE" w:rsidP="00D916C0">
      <w:pPr>
        <w:pStyle w:val="NoSpacing"/>
        <w:rPr>
          <w:b/>
        </w:rPr>
      </w:pPr>
      <w:r w:rsidRPr="007702BE">
        <w:rPr>
          <w:b/>
        </w:rPr>
        <w:t>ABUNDANCE</w:t>
      </w:r>
    </w:p>
    <w:p w:rsidR="00E47FD9" w:rsidRPr="007702BE" w:rsidRDefault="00E47FD9" w:rsidP="00D916C0">
      <w:pPr>
        <w:pStyle w:val="NoSpacing"/>
        <w:ind w:hanging="720"/>
        <w:rPr>
          <w:b/>
        </w:rPr>
      </w:pPr>
    </w:p>
    <w:p w:rsidR="007702BE" w:rsidRPr="00D916C0" w:rsidRDefault="007702BE" w:rsidP="00D916C0">
      <w:pPr>
        <w:ind w:left="0"/>
        <w:rPr>
          <w:b/>
        </w:rPr>
      </w:pPr>
      <w:r w:rsidRPr="00D916C0">
        <w:rPr>
          <w:b/>
        </w:rPr>
        <w:t>Core Points (only one selection allowed)</w:t>
      </w:r>
    </w:p>
    <w:p w:rsidR="007702BE" w:rsidRPr="007702BE" w:rsidRDefault="007702BE" w:rsidP="00D916C0">
      <w:pPr>
        <w:ind w:left="0"/>
      </w:pPr>
    </w:p>
    <w:p w:rsidR="007702BE" w:rsidRDefault="00E47FD9" w:rsidP="00D916C0">
      <w:pPr>
        <w:ind w:left="0"/>
      </w:pPr>
      <w:r>
        <w:t>Compared to natural or un-fished level, the species population is:</w:t>
      </w:r>
    </w:p>
    <w:p w:rsidR="00E47FD9" w:rsidRPr="007702BE" w:rsidRDefault="00E47FD9" w:rsidP="00D916C0">
      <w:pPr>
        <w:ind w:left="0"/>
      </w:pPr>
    </w:p>
    <w:p w:rsidR="00E47FD9" w:rsidRDefault="007702BE" w:rsidP="00D916C0">
      <w:pPr>
        <w:ind w:hanging="720"/>
      </w:pPr>
      <w:r w:rsidRPr="007702BE">
        <w:t>1.00</w:t>
      </w:r>
      <w:r w:rsidRPr="007702BE">
        <w:tab/>
      </w:r>
      <w:r w:rsidR="00E47FD9">
        <w:t xml:space="preserve">Low: Abundance or biomass is &lt;75% of BMSY or similar proxy (e.g., spawning potential ratio). </w:t>
      </w:r>
    </w:p>
    <w:p w:rsidR="00E47FD9" w:rsidRDefault="00E47FD9" w:rsidP="00D916C0">
      <w:pPr>
        <w:ind w:left="0"/>
      </w:pPr>
    </w:p>
    <w:p w:rsidR="000C31FF" w:rsidRPr="00D916C0" w:rsidRDefault="007702BE" w:rsidP="00D916C0">
      <w:pPr>
        <w:ind w:hanging="720"/>
        <w:rPr>
          <w:b/>
        </w:rPr>
      </w:pPr>
      <w:r w:rsidRPr="00D916C0">
        <w:rPr>
          <w:b/>
        </w:rPr>
        <w:t>2.00</w:t>
      </w:r>
      <w:r w:rsidRPr="00D916C0">
        <w:rPr>
          <w:b/>
        </w:rPr>
        <w:tab/>
      </w:r>
      <w:r w:rsidR="00E47FD9" w:rsidRPr="00D916C0">
        <w:rPr>
          <w:b/>
        </w:rPr>
        <w:t>Medium: Abundance or biomass is 75-125% of BMSY or similar proxy; OR population is approaching or recovering from an overfished condition; OR adequate information on abundance or biomass is not available.</w:t>
      </w:r>
    </w:p>
    <w:p w:rsidR="000C31FF" w:rsidRDefault="000C31FF" w:rsidP="00D916C0">
      <w:pPr>
        <w:ind w:hanging="720"/>
      </w:pPr>
    </w:p>
    <w:p w:rsidR="00FB1EBD" w:rsidRDefault="00FB1EBD" w:rsidP="00D916C0">
      <w:r>
        <w:t xml:space="preserve">Pacific Razor Clams contribute to recreational and commercial fisheries throughout their range. Commercial fisheries occur in Oregon, Washington, British Colombia, and Alaska. In California, commercial fishing is prohibited. </w:t>
      </w:r>
      <w:r w:rsidR="00392A25">
        <w:t>Pacific Razor Clams are fished for both human consumption and for use as bait in other fisheries (Hunter 2008).</w:t>
      </w:r>
    </w:p>
    <w:p w:rsidR="00FB1EBD" w:rsidRDefault="00FB1EBD" w:rsidP="00D916C0">
      <w:pPr>
        <w:ind w:hanging="720"/>
      </w:pPr>
    </w:p>
    <w:p w:rsidR="00FB1EBD" w:rsidRDefault="00A32831" w:rsidP="00D916C0">
      <w:r>
        <w:t xml:space="preserve">In </w:t>
      </w:r>
      <w:r w:rsidR="007A50CC">
        <w:t>Washington State</w:t>
      </w:r>
      <w:r>
        <w:t>, commercial fishing for Pacific Razor Clams has been occurring since 1900. Histori</w:t>
      </w:r>
      <w:r w:rsidR="009731C6">
        <w:t xml:space="preserve">cally, commercial fishing </w:t>
      </w:r>
      <w:r w:rsidR="009B2EB6">
        <w:t>occurred</w:t>
      </w:r>
      <w:r>
        <w:t xml:space="preserve"> on several ocean beaches, but in the 1960’s commercial fishing was limited to a single location</w:t>
      </w:r>
      <w:r w:rsidR="008D2C30">
        <w:t xml:space="preserve"> </w:t>
      </w:r>
      <w:commentRangeStart w:id="1"/>
      <w:r w:rsidR="008D2C30">
        <w:t>Willapa Spits</w:t>
      </w:r>
      <w:commentRangeEnd w:id="1"/>
      <w:r w:rsidR="00C65517">
        <w:rPr>
          <w:rStyle w:val="CommentReference"/>
        </w:rPr>
        <w:commentReference w:id="1"/>
      </w:r>
      <w:r w:rsidR="005D577F">
        <w:t xml:space="preserve">. Commercial </w:t>
      </w:r>
      <w:r w:rsidR="007A50CC">
        <w:t>catches have been variable over time</w:t>
      </w:r>
      <w:r>
        <w:t xml:space="preserve">, </w:t>
      </w:r>
      <w:r w:rsidR="005D577F">
        <w:t xml:space="preserve">but catches in the 2000’s have generally been higher than catches in the 1980’s and 1990’s. From 2000 to 2010 catches </w:t>
      </w:r>
      <w:r w:rsidR="005D577F">
        <w:lastRenderedPageBreak/>
        <w:t xml:space="preserve">ranged </w:t>
      </w:r>
      <w:r w:rsidR="00D07240">
        <w:t>from</w:t>
      </w:r>
      <w:r w:rsidR="007A50CC">
        <w:t xml:space="preserve"> </w:t>
      </w:r>
      <w:r w:rsidR="00D07240">
        <w:t xml:space="preserve">a </w:t>
      </w:r>
      <w:r w:rsidR="007A50CC">
        <w:t>low of</w:t>
      </w:r>
      <w:r w:rsidR="0093565B">
        <w:t xml:space="preserve"> 8 t</w:t>
      </w:r>
      <w:r w:rsidR="007A50CC">
        <w:t xml:space="preserve"> </w:t>
      </w:r>
      <w:r w:rsidR="0093565B">
        <w:t>(</w:t>
      </w:r>
      <w:r w:rsidR="007A50CC">
        <w:t>17,474 lbs</w:t>
      </w:r>
      <w:r w:rsidR="0093565B">
        <w:t>)</w:t>
      </w:r>
      <w:r w:rsidR="007A50CC">
        <w:t xml:space="preserve"> to a high of </w:t>
      </w:r>
      <w:r w:rsidR="0093565B">
        <w:t>121 t (</w:t>
      </w:r>
      <w:r w:rsidR="007A50CC">
        <w:t>266,834</w:t>
      </w:r>
      <w:r w:rsidR="0093565B">
        <w:t xml:space="preserve"> lbs)</w:t>
      </w:r>
      <w:r w:rsidR="007A50CC">
        <w:t xml:space="preserve"> in 2010.  In 2011 and 2012, </w:t>
      </w:r>
      <w:r w:rsidR="0093565B">
        <w:t>85 t (</w:t>
      </w:r>
      <w:r w:rsidR="007A50CC">
        <w:t>186,856 lbs</w:t>
      </w:r>
      <w:r w:rsidR="0093565B">
        <w:t>)</w:t>
      </w:r>
      <w:r w:rsidR="007A50CC">
        <w:t xml:space="preserve"> and </w:t>
      </w:r>
      <w:r w:rsidR="0093565B">
        <w:t>60.5 t (</w:t>
      </w:r>
      <w:r w:rsidR="007A50CC">
        <w:t>133,444 lbs</w:t>
      </w:r>
      <w:r w:rsidR="0093565B">
        <w:t>)</w:t>
      </w:r>
      <w:r w:rsidR="007A50CC">
        <w:t xml:space="preserve"> of Pacific Razor Clams were caught</w:t>
      </w:r>
      <w:r w:rsidR="005D577F">
        <w:t>, respectively</w:t>
      </w:r>
      <w:r w:rsidR="00B245D5">
        <w:t xml:space="preserve"> (WDFW 2013a)</w:t>
      </w:r>
      <w:r w:rsidR="007A50CC">
        <w:t xml:space="preserve">. The lower catches during 2012 were partly due to poor weather conditions during the </w:t>
      </w:r>
      <w:r w:rsidR="005D577F">
        <w:t xml:space="preserve">fishing </w:t>
      </w:r>
      <w:r w:rsidR="007A50CC">
        <w:t>season (WDFW 2012c; 2013).</w:t>
      </w:r>
      <w:r w:rsidR="007C0EEF">
        <w:t xml:space="preserve"> </w:t>
      </w:r>
      <w:r w:rsidR="00D07240">
        <w:t xml:space="preserve">In contrast to the commercial fishery, recreational fishing in Washington is much larger and occurs on a number of beaches. </w:t>
      </w:r>
      <w:r w:rsidR="00FD1BBC">
        <w:t xml:space="preserve"> Recreational and co-managed catches ranged from 3,310,188 million to 4,207,452 million clams between the 2008/09 and 2010/11 seasons.  </w:t>
      </w:r>
      <w:r w:rsidR="00FB1EBD">
        <w:t>During 2011/12</w:t>
      </w:r>
      <w:r w:rsidR="00562C41">
        <w:t>,</w:t>
      </w:r>
      <w:r w:rsidR="00FB1EBD">
        <w:t xml:space="preserve"> Washington State recreational</w:t>
      </w:r>
      <w:r w:rsidR="00562C41">
        <w:t xml:space="preserve"> fishermen caught 1,626,204 million clams and an additional 949,489 million clams were caught on beaches the</w:t>
      </w:r>
      <w:r w:rsidR="007C0EEF">
        <w:t xml:space="preserve"> co-managed </w:t>
      </w:r>
      <w:r w:rsidR="00562C41">
        <w:t xml:space="preserve">with the </w:t>
      </w:r>
      <w:commentRangeStart w:id="2"/>
      <w:r w:rsidR="007C0EEF">
        <w:t xml:space="preserve">Quinault Indian Nation </w:t>
      </w:r>
      <w:commentRangeEnd w:id="2"/>
      <w:r w:rsidR="00A422AE">
        <w:rPr>
          <w:rStyle w:val="CommentReference"/>
        </w:rPr>
        <w:commentReference w:id="2"/>
      </w:r>
      <w:r w:rsidR="00FB1EBD">
        <w:t xml:space="preserve">(WDFW 2012a).  According to the 2012 population assessment of </w:t>
      </w:r>
      <w:r w:rsidR="007C0EEF">
        <w:t xml:space="preserve">the co-managed Quinault Indian Nation and </w:t>
      </w:r>
      <w:r w:rsidR="00914D48">
        <w:t xml:space="preserve">recreational fisheries. </w:t>
      </w:r>
      <w:r w:rsidR="00794CE7">
        <w:t xml:space="preserve"> </w:t>
      </w:r>
      <w:r w:rsidR="00FB1EBD">
        <w:t xml:space="preserve">Pacific Razor Clam </w:t>
      </w:r>
      <w:r w:rsidR="009731C6">
        <w:t xml:space="preserve">abundance was exceptionally high on some beaches in 2012. </w:t>
      </w:r>
      <w:r w:rsidR="00FB1EBD">
        <w:t xml:space="preserve">Specifically, in Twin </w:t>
      </w:r>
      <w:del w:id="3" w:author="Dan Ayres" w:date="2013-03-26T16:55:00Z">
        <w:r w:rsidR="00FB1EBD" w:rsidDel="00C65517">
          <w:delText xml:space="preserve">harbors </w:delText>
        </w:r>
      </w:del>
      <w:ins w:id="4" w:author="Dan Ayres" w:date="2013-03-26T16:55:00Z">
        <w:r w:rsidR="00C65517">
          <w:t xml:space="preserve">Harbors </w:t>
        </w:r>
      </w:ins>
      <w:r w:rsidR="00FB1EBD">
        <w:t xml:space="preserve">beach the </w:t>
      </w:r>
      <w:r w:rsidR="00623D75">
        <w:t xml:space="preserve">abundance </w:t>
      </w:r>
      <w:r w:rsidR="00FB1EBD">
        <w:t xml:space="preserve">in 2012 far exceeded levels during the previous 16 years and the population size at Mocrocks was the largest of all beaches and the largest over the past 16 years for that beach (WDFW 2012a). </w:t>
      </w:r>
      <w:r w:rsidR="009731C6">
        <w:t>However, for some beaches, a</w:t>
      </w:r>
      <w:r w:rsidR="00623D75">
        <w:t>bundances were lower than the average abundance over of the past 16 years.</w:t>
      </w:r>
      <w:r w:rsidR="009731C6">
        <w:t xml:space="preserve"> Overall, abundance of Pacific Razor Clams </w:t>
      </w:r>
      <w:r w:rsidR="009B2EB6">
        <w:t xml:space="preserve">varies among beaches and </w:t>
      </w:r>
      <w:r w:rsidR="009731C6">
        <w:t>fluctuates from year to year (WDFW 2012a).</w:t>
      </w:r>
      <w:r w:rsidR="00FB1EBD">
        <w:t xml:space="preserve"> In the non-treaty commercial fishery, catch rates have been relatively stable </w:t>
      </w:r>
      <w:r w:rsidR="009731C6">
        <w:t xml:space="preserve">over time, </w:t>
      </w:r>
      <w:r w:rsidR="00FB1EBD">
        <w:t xml:space="preserve">but </w:t>
      </w:r>
      <w:r w:rsidR="009731C6">
        <w:t xml:space="preserve">have </w:t>
      </w:r>
      <w:r w:rsidR="00FB1EBD">
        <w:t>decreas</w:t>
      </w:r>
      <w:r w:rsidR="009731C6">
        <w:t>ed</w:t>
      </w:r>
      <w:r w:rsidR="00FB1EBD">
        <w:t xml:space="preserve"> slightly over the past eight years</w:t>
      </w:r>
      <w:r w:rsidR="00E35FD0">
        <w:t xml:space="preserve"> (2004-2012)</w:t>
      </w:r>
      <w:r w:rsidR="00FB1EBD">
        <w:t xml:space="preserve"> (WDFW 2013).  </w:t>
      </w:r>
    </w:p>
    <w:p w:rsidR="00FB1EBD" w:rsidRDefault="00FB1EBD" w:rsidP="00D916C0">
      <w:pPr>
        <w:ind w:hanging="720"/>
      </w:pPr>
    </w:p>
    <w:p w:rsidR="00FB1EBD" w:rsidRDefault="00FB1EBD" w:rsidP="00D916C0">
      <w:pPr>
        <w:ind w:hanging="720"/>
      </w:pPr>
      <w:r>
        <w:tab/>
        <w:t>There is a small commercial fishery for Pacific Razor</w:t>
      </w:r>
      <w:r w:rsidR="00CF4854">
        <w:t xml:space="preserve"> Clams in Clatsop Beach, Oregon.  </w:t>
      </w:r>
      <w:r w:rsidR="00291187">
        <w:t xml:space="preserve">Over the past 10 years </w:t>
      </w:r>
      <w:r w:rsidR="00B172B8">
        <w:t xml:space="preserve">(2003-2012) </w:t>
      </w:r>
      <w:r w:rsidR="00291187">
        <w:t xml:space="preserve">catches in this fishery have been variable, ranging from 82,000 </w:t>
      </w:r>
      <w:r w:rsidR="00B172B8">
        <w:t xml:space="preserve">to </w:t>
      </w:r>
      <w:r w:rsidR="00291187">
        <w:t xml:space="preserve">442,000 </w:t>
      </w:r>
      <w:r w:rsidR="00B172B8">
        <w:t xml:space="preserve">clams, with an average catch </w:t>
      </w:r>
      <w:r w:rsidR="00623D75">
        <w:t xml:space="preserve">of </w:t>
      </w:r>
      <w:r w:rsidR="00291187">
        <w:t>192,400 clams.  During 2012,</w:t>
      </w:r>
      <w:r>
        <w:t xml:space="preserve"> 94,000 cla</w:t>
      </w:r>
      <w:r w:rsidR="00291187">
        <w:t>ms caught in the commercial fishery</w:t>
      </w:r>
      <w:r>
        <w:t>. In the recreational fishery</w:t>
      </w:r>
      <w:r w:rsidR="00291187">
        <w:t xml:space="preserve">, catches have varied from a low of 451,000 clams to a high of 1,916,000 clams </w:t>
      </w:r>
      <w:r w:rsidR="00B172B8">
        <w:t xml:space="preserve">over the past 10 years, with an average catch of </w:t>
      </w:r>
      <w:r w:rsidR="00291187">
        <w:t>1,008,300 clams. During 2012</w:t>
      </w:r>
      <w:r>
        <w:t xml:space="preserve">, 824,000 Pacific Razor Clams were caught </w:t>
      </w:r>
      <w:r w:rsidR="00291187">
        <w:t xml:space="preserve">in the recreational fishery </w:t>
      </w:r>
      <w:r>
        <w:t xml:space="preserve">(ODFW 2012a).  The abundance of Pacific Razor Clams in Caltsop Beach can vary greatly from year to year. Abundance estimates of the number of clams per meter square from 2004 to 2012 have ranged from a low of 0.17 clams per meter square to a high of 1.21 clams per meter square. In 2012, abundance was estimated to be 0.72 clams per meter square (ODFW 2013a). Total population abundance estimates are only available from the last population assessment conducted in 2006 (Hunter 2008).  At this time, the total Razor Clam population was estimated to be 5.37 million clams (Hunter 2008).  </w:t>
      </w:r>
    </w:p>
    <w:p w:rsidR="00FB1EBD" w:rsidRDefault="00FB1EBD" w:rsidP="00D916C0">
      <w:pPr>
        <w:ind w:hanging="720"/>
      </w:pPr>
    </w:p>
    <w:p w:rsidR="00FB1EBD" w:rsidRDefault="00324629" w:rsidP="00A80F86">
      <w:r>
        <w:t xml:space="preserve">Alaska has had a commercial fishery for Pacific Razor Clams since </w:t>
      </w:r>
      <w:r w:rsidR="00B50396">
        <w:t>the early 1900’s in two principal areas: Cordova and Cook Inlet.  Commercial catches where historically very high, reaching over</w:t>
      </w:r>
      <w:r w:rsidR="00746329">
        <w:t xml:space="preserve"> </w:t>
      </w:r>
      <w:r w:rsidR="00914D48">
        <w:t>454 t</w:t>
      </w:r>
      <w:r w:rsidR="00B50396">
        <w:t xml:space="preserve"> </w:t>
      </w:r>
      <w:r w:rsidR="00746329">
        <w:t>(</w:t>
      </w:r>
      <w:r w:rsidR="00B50396">
        <w:t>1 million lbs</w:t>
      </w:r>
      <w:r w:rsidR="00746329">
        <w:t>)</w:t>
      </w:r>
      <w:r w:rsidR="00B50396">
        <w:t xml:space="preserve">. </w:t>
      </w:r>
      <w:r w:rsidR="00746329">
        <w:t>In 1964, an earthquake occurred which negatively impacted the Cordova Pacific Razor Clam population</w:t>
      </w:r>
      <w:r w:rsidR="00944EF3">
        <w:t>. T</w:t>
      </w:r>
      <w:r w:rsidR="00746329">
        <w:t xml:space="preserve">oday </w:t>
      </w:r>
      <w:r w:rsidR="00944EF3">
        <w:t>commercial catches of Pacific Razor Clam are much less than historical levels</w:t>
      </w:r>
      <w:r w:rsidR="00525040">
        <w:t>, with commercial</w:t>
      </w:r>
      <w:r w:rsidR="00944EF3">
        <w:t xml:space="preserve"> fishing occurring in </w:t>
      </w:r>
      <w:r w:rsidR="00914D48">
        <w:t>Upper</w:t>
      </w:r>
      <w:r w:rsidR="00944EF3">
        <w:t xml:space="preserve"> </w:t>
      </w:r>
      <w:r w:rsidR="00746329">
        <w:t>Cook Inlet</w:t>
      </w:r>
      <w:r w:rsidR="00944EF3">
        <w:t>.</w:t>
      </w:r>
      <w:r>
        <w:t xml:space="preserve">  </w:t>
      </w:r>
      <w:r w:rsidR="00944EF3">
        <w:t>Over the past ten years (2003-2012), c</w:t>
      </w:r>
      <w:r w:rsidR="009735CD">
        <w:t xml:space="preserve">atches in the commercial fishery in Cook Inlet have </w:t>
      </w:r>
      <w:r w:rsidR="00944EF3">
        <w:t xml:space="preserve">ranged from </w:t>
      </w:r>
      <w:r w:rsidR="009735CD">
        <w:t xml:space="preserve"> </w:t>
      </w:r>
      <w:r w:rsidR="00D34018">
        <w:t>85 t (189,172</w:t>
      </w:r>
      <w:r w:rsidR="009735CD">
        <w:t xml:space="preserve"> lbs) to </w:t>
      </w:r>
      <w:r w:rsidR="00FB1EBD">
        <w:t>139 t (307,409 lbs)</w:t>
      </w:r>
      <w:r w:rsidR="009735CD">
        <w:t xml:space="preserve"> </w:t>
      </w:r>
      <w:r w:rsidR="00FB1EBD">
        <w:t xml:space="preserve">(Shields and Dupuis 2012; ADFG 2013b). </w:t>
      </w:r>
      <w:r>
        <w:t xml:space="preserve">Recreational fishers caught 356,685 and 435,855 Pacific Razor Clams in 2010 and 2011 respectively, primarily in the south central region (ADFG 2013a).  </w:t>
      </w:r>
      <w:r w:rsidR="005E0D0F">
        <w:t xml:space="preserve">Based on sampling programs conducted on the east </w:t>
      </w:r>
      <w:r w:rsidR="005E0D0F">
        <w:lastRenderedPageBreak/>
        <w:t>side of Cook Inlet, Pacific Razor Clams populations are considered to be very healthy.  For example, during 2005, 2.5 million clams were estimated at Ninilchick beaches and 3.6 million clams were estimated at Clam Gulch beach in 2008 (ADFG 2010).</w:t>
      </w:r>
      <w:r w:rsidR="00AB27A4">
        <w:t xml:space="preserve">  In addition, a large number of small Pacific Razor Clams were found at Ninilchik beaches during 2009, suggesting that the population is healthy, and successfully reproducing (ADFG 2010).</w:t>
      </w:r>
    </w:p>
    <w:p w:rsidR="00FB1EBD" w:rsidRPr="00CB02F6" w:rsidRDefault="00FB1EBD" w:rsidP="00D916C0">
      <w:pPr>
        <w:ind w:hanging="720"/>
      </w:pPr>
    </w:p>
    <w:p w:rsidR="00FB1EBD" w:rsidRDefault="00FB1EBD" w:rsidP="00D916C0">
      <w:pPr>
        <w:ind w:hanging="720"/>
      </w:pPr>
      <w:r>
        <w:tab/>
      </w:r>
      <w:r w:rsidR="0092757D">
        <w:t>In British Columbia, Pacific Razor Clams</w:t>
      </w:r>
      <w:r w:rsidR="007031B8">
        <w:t>, a shared resource with the Haida Nation,</w:t>
      </w:r>
      <w:r w:rsidR="0092757D">
        <w:t xml:space="preserve"> were historically caught for bait use in the crab fishery but have become more popular as a food product in recent years (PRCHNFOC 2012). </w:t>
      </w:r>
      <w:r>
        <w:t xml:space="preserve">Catches of Pacific Razor Clams </w:t>
      </w:r>
      <w:r w:rsidR="00352D21">
        <w:t>(commercial, recreational and Haida non-commercial)</w:t>
      </w:r>
      <w:r>
        <w:t xml:space="preserve"> </w:t>
      </w:r>
      <w:r w:rsidR="007031B8">
        <w:t xml:space="preserve">have been variable over time due to both changes in market demand and </w:t>
      </w:r>
      <w:r w:rsidR="003C7D6A">
        <w:t xml:space="preserve">abundance. Catches reached a </w:t>
      </w:r>
      <w:r>
        <w:t xml:space="preserve">record </w:t>
      </w:r>
      <w:r w:rsidR="007031B8">
        <w:t xml:space="preserve">low in 2000 (20 t (44,090 lbs)) </w:t>
      </w:r>
      <w:r w:rsidR="00914D48">
        <w:t>but a record high in</w:t>
      </w:r>
      <w:r w:rsidR="007760F8">
        <w:t xml:space="preserve"> </w:t>
      </w:r>
      <w:r>
        <w:t>2008</w:t>
      </w:r>
      <w:r w:rsidR="007031B8">
        <w:t xml:space="preserve"> (205 t (451,500 lbs)) </w:t>
      </w:r>
      <w:r w:rsidR="007760F8">
        <w:t xml:space="preserve">(PRCHNFOC 2012).  </w:t>
      </w:r>
      <w:r w:rsidR="002C7B8B">
        <w:t xml:space="preserve">.  </w:t>
      </w:r>
      <w:r w:rsidR="00EB69AB">
        <w:t xml:space="preserve">Currently catch </w:t>
      </w:r>
      <w:r w:rsidR="003C7D6A">
        <w:t xml:space="preserve">limits </w:t>
      </w:r>
      <w:r w:rsidR="00EB69AB">
        <w:t>are determined based on</w:t>
      </w:r>
      <w:r w:rsidR="004F2E66">
        <w:t xml:space="preserve"> a maximum catch</w:t>
      </w:r>
      <w:r w:rsidR="00EB69AB">
        <w:t xml:space="preserve"> rate of 22%</w:t>
      </w:r>
      <w:r w:rsidR="00914D48">
        <w:t xml:space="preserve"> of the available population</w:t>
      </w:r>
      <w:r w:rsidR="00EB69AB">
        <w:t xml:space="preserve">, </w:t>
      </w:r>
      <w:r w:rsidR="003C7D6A">
        <w:t xml:space="preserve">but if abundance </w:t>
      </w:r>
      <w:r w:rsidR="00EB69AB">
        <w:t>falls below 510 t (1,124,000 lbs)</w:t>
      </w:r>
      <w:r w:rsidR="003C7D6A">
        <w:t xml:space="preserve"> the catch rate is lowered</w:t>
      </w:r>
      <w:r w:rsidR="00EB69AB">
        <w:t xml:space="preserve">; and no catches will be allowed if </w:t>
      </w:r>
      <w:r w:rsidR="003C7D6A">
        <w:t xml:space="preserve">abundance </w:t>
      </w:r>
      <w:r w:rsidR="00EB69AB">
        <w:t>falls below 255 t</w:t>
      </w:r>
      <w:r w:rsidR="007031B8">
        <w:t xml:space="preserve"> (496,000 </w:t>
      </w:r>
      <w:r w:rsidR="00EB69AB">
        <w:t xml:space="preserve">lbs) (PRCHNFOC 2012).  </w:t>
      </w:r>
      <w:r w:rsidR="007760F8">
        <w:t>T</w:t>
      </w:r>
      <w:r>
        <w:t>he</w:t>
      </w:r>
      <w:r w:rsidR="004F2E66">
        <w:t xml:space="preserve"> estimated</w:t>
      </w:r>
      <w:r>
        <w:t xml:space="preserve"> </w:t>
      </w:r>
      <w:r w:rsidR="004F2E66">
        <w:t>population size at the end of 2011 was 475 t, which was below the threshold level and therefore the cat</w:t>
      </w:r>
      <w:r w:rsidR="002C7B8B">
        <w:t>ch limit for 2012 was reduced by</w:t>
      </w:r>
      <w:r w:rsidR="004F2E66">
        <w:t xml:space="preserve"> 19%</w:t>
      </w:r>
      <w:r w:rsidR="00914D48">
        <w:t xml:space="preserve"> (of available biomass</w:t>
      </w:r>
      <w:r w:rsidR="002C7B8B">
        <w:t xml:space="preserve"> to 87 t (192,000 lbs)</w:t>
      </w:r>
      <w:r w:rsidR="004F2E66">
        <w:t xml:space="preserve"> </w:t>
      </w:r>
      <w:r w:rsidR="007760F8">
        <w:t>(PRCHNFOC 2012</w:t>
      </w:r>
      <w:r>
        <w:t xml:space="preserve">).  </w:t>
      </w:r>
    </w:p>
    <w:p w:rsidR="00FB1EBD" w:rsidRDefault="00FB1EBD" w:rsidP="00D916C0">
      <w:pPr>
        <w:ind w:hanging="720"/>
      </w:pPr>
    </w:p>
    <w:p w:rsidR="00FB1EBD" w:rsidRDefault="00FB1EBD" w:rsidP="00D916C0">
      <w:pPr>
        <w:ind w:hanging="720"/>
      </w:pPr>
      <w:r>
        <w:tab/>
      </w:r>
      <w:r w:rsidRPr="0036036F">
        <w:t>W</w:t>
      </w:r>
      <w:r>
        <w:t>e have awarded a medium</w:t>
      </w:r>
      <w:r w:rsidRPr="0036036F">
        <w:t xml:space="preserve"> score because</w:t>
      </w:r>
      <w:r>
        <w:t xml:space="preserve"> </w:t>
      </w:r>
      <w:r w:rsidR="003C7D6A">
        <w:t xml:space="preserve">the abundance of </w:t>
      </w:r>
      <w:r>
        <w:t xml:space="preserve">Pacific </w:t>
      </w:r>
      <w:r w:rsidRPr="0036036F">
        <w:t>Razor Clam</w:t>
      </w:r>
      <w:r w:rsidR="003C7D6A">
        <w:t xml:space="preserve">s varies from year to year, and there no estimates of abundance in relation to target </w:t>
      </w:r>
      <w:r>
        <w:t>abundance reference points</w:t>
      </w:r>
      <w:r w:rsidRPr="0036036F">
        <w:t>.</w:t>
      </w:r>
    </w:p>
    <w:p w:rsidR="00FB1EBD" w:rsidRPr="00BF35A9" w:rsidRDefault="00FB1EBD" w:rsidP="00D916C0">
      <w:pPr>
        <w:ind w:hanging="720"/>
      </w:pPr>
    </w:p>
    <w:p w:rsidR="00B96EAC" w:rsidRPr="00FB1EBD" w:rsidRDefault="007702BE" w:rsidP="00D916C0">
      <w:pPr>
        <w:ind w:hanging="720"/>
      </w:pPr>
      <w:r w:rsidRPr="00FB1EBD">
        <w:t>3.00</w:t>
      </w:r>
      <w:r w:rsidRPr="00FB1EBD">
        <w:tab/>
      </w:r>
      <w:r w:rsidR="00E47FD9" w:rsidRPr="00FB1EBD">
        <w:t xml:space="preserve">High: Abundance or biomass is &gt;125% of BMSY or similar proxy. </w:t>
      </w:r>
    </w:p>
    <w:p w:rsidR="00992627" w:rsidRDefault="00992627" w:rsidP="00D916C0">
      <w:pPr>
        <w:ind w:hanging="720"/>
      </w:pPr>
    </w:p>
    <w:p w:rsidR="007702BE" w:rsidRPr="00D916C0" w:rsidRDefault="007702BE" w:rsidP="00D916C0">
      <w:pPr>
        <w:pStyle w:val="Heading5"/>
        <w:ind w:hanging="720"/>
        <w:rPr>
          <w:sz w:val="24"/>
          <w:szCs w:val="24"/>
        </w:rPr>
      </w:pPr>
      <w:r w:rsidRPr="00D916C0">
        <w:rPr>
          <w:sz w:val="24"/>
          <w:szCs w:val="24"/>
        </w:rPr>
        <w:t>Points of Adjustment (multiple selections allowed)</w:t>
      </w:r>
    </w:p>
    <w:p w:rsidR="007702BE" w:rsidRPr="007702BE" w:rsidRDefault="007702BE" w:rsidP="00D916C0">
      <w:pPr>
        <w:ind w:hanging="720"/>
      </w:pPr>
      <w:r w:rsidRPr="007702BE">
        <w:t>-0.25</w:t>
      </w:r>
      <w:r w:rsidRPr="007702BE">
        <w:tab/>
        <w:t>The population is declining over a generational time scale (as indicated by biomass estimates or standardized CPUE).</w:t>
      </w:r>
    </w:p>
    <w:p w:rsidR="007702BE" w:rsidRPr="007702BE" w:rsidRDefault="007702BE" w:rsidP="00D916C0">
      <w:pPr>
        <w:ind w:hanging="720"/>
      </w:pPr>
    </w:p>
    <w:p w:rsidR="007702BE" w:rsidRPr="006D3EEF" w:rsidRDefault="007702BE" w:rsidP="00D916C0">
      <w:pPr>
        <w:ind w:hanging="720"/>
      </w:pPr>
      <w:r w:rsidRPr="00992627">
        <w:t>-0.25</w:t>
      </w:r>
      <w:r w:rsidRPr="00992627">
        <w:tab/>
      </w:r>
      <w:r w:rsidRPr="00D916C0">
        <w:rPr>
          <w:b/>
        </w:rPr>
        <w:t>Age, size or sex distribution is skewed relative to the natural condition (e.g., truncated size/age structure or anomalous sex distribution).</w:t>
      </w:r>
    </w:p>
    <w:p w:rsidR="00992627" w:rsidRDefault="00992627" w:rsidP="00D916C0">
      <w:pPr>
        <w:ind w:hanging="720"/>
      </w:pPr>
    </w:p>
    <w:p w:rsidR="002E5386" w:rsidRPr="002E5386" w:rsidRDefault="004332E6" w:rsidP="00D916C0">
      <w:pPr>
        <w:ind w:hanging="720"/>
      </w:pPr>
      <w:r>
        <w:rPr>
          <w:b/>
        </w:rPr>
        <w:tab/>
      </w:r>
      <w:r w:rsidR="001317CF">
        <w:t>There have been changes to the age structure of</w:t>
      </w:r>
      <w:r w:rsidR="00CF0962">
        <w:t xml:space="preserve"> Pacific</w:t>
      </w:r>
      <w:r w:rsidR="001317CF">
        <w:t xml:space="preserve"> Razor Clams over time</w:t>
      </w:r>
      <w:r w:rsidR="001317CF" w:rsidRPr="0077298B">
        <w:t xml:space="preserve">.  </w:t>
      </w:r>
      <w:r w:rsidR="00AD10EB" w:rsidRPr="002E5386">
        <w:t xml:space="preserve">In Washington and Oregon, the life span of </w:t>
      </w:r>
      <w:r w:rsidR="00CF0962">
        <w:t xml:space="preserve">Pacific </w:t>
      </w:r>
      <w:r w:rsidR="00AD10EB" w:rsidRPr="002E5386">
        <w:t xml:space="preserve">Razor Clams has been reduced over time to 7 years because of increased fishing </w:t>
      </w:r>
      <w:r w:rsidR="00F55E06">
        <w:t xml:space="preserve">and higher natural mortality rates </w:t>
      </w:r>
      <w:r w:rsidR="00AD10EB" w:rsidRPr="002E5386">
        <w:t>(Lassuy and Simons 1989</w:t>
      </w:r>
      <w:r w:rsidR="0064080F">
        <w:t xml:space="preserve">).  </w:t>
      </w:r>
      <w:r w:rsidR="00DF335C" w:rsidRPr="002E5386">
        <w:t xml:space="preserve">Surveys of </w:t>
      </w:r>
      <w:r w:rsidR="00CF0962">
        <w:t xml:space="preserve">Pacific </w:t>
      </w:r>
      <w:r w:rsidR="00DF335C" w:rsidRPr="002E5386">
        <w:t xml:space="preserve">Razor Clams at multiple sites in Alaska (Orca Inlet, Hinchinbrook Island and W. Cooper River Delta) between 2001 and 2002 indicated ages of 3-5.4 (Bishop and Powers 2003).  </w:t>
      </w:r>
      <w:r w:rsidR="00DF335C">
        <w:t>However, d</w:t>
      </w:r>
      <w:r w:rsidR="00DF335C" w:rsidRPr="002E5386">
        <w:t>uring the 1950’s, when fishing still occurred in these areas, the average age was 7-9 years (Nickerson 1975; Bishop and Powers 2003).  In Rock Quarry, where fishing is popular</w:t>
      </w:r>
      <w:r w:rsidR="00DF335C">
        <w:t>, the</w:t>
      </w:r>
      <w:r w:rsidR="00DF335C" w:rsidRPr="002E5386">
        <w:t xml:space="preserve"> largest proportion of </w:t>
      </w:r>
      <w:r w:rsidR="00CF0962">
        <w:t xml:space="preserve">Pacific </w:t>
      </w:r>
      <w:r w:rsidR="00DF335C" w:rsidRPr="002E5386">
        <w:t xml:space="preserve">Razor Clams in 2001/02 was 3.6 years, compared to 4.5 years in 1969 (Nickerson 1952; Bishop and Powers 2003).  In addition, very few </w:t>
      </w:r>
      <w:r w:rsidR="00CF0962">
        <w:t xml:space="preserve">Pacific </w:t>
      </w:r>
      <w:r w:rsidR="00DF335C" w:rsidRPr="002E5386">
        <w:t>Razor Clams larger than 5.5 years were found during the 2001/02 survey but they were present during 1969</w:t>
      </w:r>
      <w:r w:rsidR="00DF335C">
        <w:t xml:space="preserve"> </w:t>
      </w:r>
      <w:r w:rsidR="00DF335C" w:rsidRPr="002E5386">
        <w:lastRenderedPageBreak/>
        <w:t>(Nickerson 1952; Bishop and Powers 2003</w:t>
      </w:r>
      <w:r w:rsidR="00DF335C">
        <w:t>)</w:t>
      </w:r>
      <w:r w:rsidR="00DF335C" w:rsidRPr="002E5386">
        <w:t>.</w:t>
      </w:r>
      <w:r w:rsidR="00DF335C">
        <w:t xml:space="preserve">  </w:t>
      </w:r>
      <w:r w:rsidR="006F2368">
        <w:t xml:space="preserve">Because the age distributions of Pacific Razor Clams appear to have become truncated over time, points are subtracted. </w:t>
      </w:r>
    </w:p>
    <w:p w:rsidR="00866A5C" w:rsidRDefault="002E5386" w:rsidP="00D916C0">
      <w:pPr>
        <w:ind w:hanging="720"/>
      </w:pPr>
      <w:r w:rsidRPr="002E5386">
        <w:tab/>
      </w:r>
      <w:r w:rsidR="006445F1">
        <w:t>Due to a lack of additional information, w</w:t>
      </w:r>
      <w:r w:rsidRPr="002E5386">
        <w:t>e have not subtracted points.</w:t>
      </w:r>
      <w:r w:rsidR="00EF0529">
        <w:t xml:space="preserve">  </w:t>
      </w:r>
    </w:p>
    <w:p w:rsidR="00501D1D" w:rsidRPr="00501D1D" w:rsidRDefault="00501D1D" w:rsidP="00D916C0">
      <w:pPr>
        <w:ind w:hanging="720"/>
      </w:pPr>
    </w:p>
    <w:p w:rsidR="007702BE" w:rsidRPr="007702BE" w:rsidRDefault="007702BE" w:rsidP="00D916C0">
      <w:pPr>
        <w:ind w:hanging="720"/>
      </w:pPr>
      <w:r w:rsidRPr="007702BE">
        <w:t>-0.25</w:t>
      </w:r>
      <w:r w:rsidRPr="007702BE">
        <w:tab/>
        <w:t>Species is listed as "overfished" OR species is listed as "depleted", "endangered", or "threatened" by recognized national or international bodies.</w:t>
      </w:r>
    </w:p>
    <w:p w:rsidR="007702BE" w:rsidRPr="007702BE" w:rsidRDefault="007702BE" w:rsidP="00D916C0">
      <w:pPr>
        <w:ind w:hanging="720"/>
      </w:pPr>
    </w:p>
    <w:p w:rsidR="007702BE" w:rsidRPr="007702BE" w:rsidRDefault="007702BE" w:rsidP="00D916C0">
      <w:pPr>
        <w:ind w:hanging="720"/>
      </w:pPr>
      <w:r w:rsidRPr="007702BE">
        <w:t>-0.25</w:t>
      </w:r>
      <w:r w:rsidRPr="007702BE">
        <w:tab/>
        <w:t>Current levels of abundance are likely to jeopardize the availability of food for other species or cause substantial change in the structure of the associated food web.</w:t>
      </w:r>
    </w:p>
    <w:p w:rsidR="007702BE" w:rsidRPr="007702BE" w:rsidRDefault="007702BE" w:rsidP="00D916C0">
      <w:pPr>
        <w:ind w:hanging="720"/>
      </w:pPr>
    </w:p>
    <w:p w:rsidR="007702BE" w:rsidRPr="006D3EEF" w:rsidRDefault="007702BE" w:rsidP="00D916C0">
      <w:pPr>
        <w:ind w:hanging="720"/>
      </w:pPr>
      <w:r w:rsidRPr="006D3EEF">
        <w:t>+0.25</w:t>
      </w:r>
      <w:r w:rsidRPr="006D3EEF">
        <w:tab/>
      </w:r>
      <w:r w:rsidRPr="00D916C0">
        <w:rPr>
          <w:b/>
        </w:rPr>
        <w:t>The population is increasing over a generational time scale (as indicated by biomass estimates or standardized CPUE).</w:t>
      </w:r>
    </w:p>
    <w:p w:rsidR="00992627" w:rsidRDefault="00992627" w:rsidP="00D916C0">
      <w:pPr>
        <w:ind w:hanging="720"/>
      </w:pPr>
    </w:p>
    <w:p w:rsidR="004B172A" w:rsidRDefault="009E1669" w:rsidP="00D916C0">
      <w:r>
        <w:t xml:space="preserve">The abundance of </w:t>
      </w:r>
      <w:r w:rsidR="006445F1">
        <w:t xml:space="preserve">Pacific </w:t>
      </w:r>
      <w:r w:rsidR="00A32B53">
        <w:t xml:space="preserve">Razor Clams </w:t>
      </w:r>
      <w:r>
        <w:t xml:space="preserve">varies </w:t>
      </w:r>
      <w:r w:rsidR="00A32B53">
        <w:t>naturally over time</w:t>
      </w:r>
      <w:r w:rsidR="0003382A">
        <w:t>. This is likely due to oceanographic</w:t>
      </w:r>
      <w:r>
        <w:t xml:space="preserve"> and weather conditions, which impact reproductive success from year to year </w:t>
      </w:r>
      <w:r w:rsidR="0077298B">
        <w:t>(Szarsi et al. 2010</w:t>
      </w:r>
      <w:r>
        <w:t>, WDFW 2012a</w:t>
      </w:r>
      <w:r w:rsidR="0077298B">
        <w:t xml:space="preserve">).  </w:t>
      </w:r>
      <w:r w:rsidR="00A32B53">
        <w:t xml:space="preserve">For example, catch rate data from five beaches recreationally fished for </w:t>
      </w:r>
      <w:r w:rsidR="00CF0962">
        <w:t xml:space="preserve">Pacific </w:t>
      </w:r>
      <w:r w:rsidR="00A32B53">
        <w:t>Razor Clams in Washingto</w:t>
      </w:r>
      <w:r w:rsidR="003F66D4">
        <w:t>n</w:t>
      </w:r>
      <w:r w:rsidR="00A32B53">
        <w:t xml:space="preserve"> show</w:t>
      </w:r>
      <w:r>
        <w:t>s</w:t>
      </w:r>
      <w:r w:rsidR="00A32B53">
        <w:t xml:space="preserve"> natural variations over time (WDFW 2012a).</w:t>
      </w:r>
      <w:r w:rsidR="00A32B53" w:rsidRPr="00A32B53">
        <w:t xml:space="preserve"> </w:t>
      </w:r>
      <w:r w:rsidR="003F66D4">
        <w:t xml:space="preserve"> </w:t>
      </w:r>
      <w:r w:rsidR="00591052">
        <w:t>The catch per unit effort</w:t>
      </w:r>
      <w:r w:rsidR="000874E5">
        <w:t xml:space="preserve"> of </w:t>
      </w:r>
      <w:r w:rsidR="00CF0962">
        <w:t xml:space="preserve">Pacific </w:t>
      </w:r>
      <w:r w:rsidR="000874E5">
        <w:t>Razor Clams</w:t>
      </w:r>
      <w:r w:rsidR="00591052">
        <w:t xml:space="preserve"> in the non-treaty commercial fishery has </w:t>
      </w:r>
      <w:r w:rsidR="00E2347B">
        <w:t>been fairly stable over time but over the past eight years there has been a slight decrease</w:t>
      </w:r>
      <w:r w:rsidR="0037083B">
        <w:t>, partly due to poor weather conditions during the commercial season</w:t>
      </w:r>
      <w:r w:rsidR="00E2347B">
        <w:t xml:space="preserve"> (WDFW 2013</w:t>
      </w:r>
      <w:r w:rsidR="00591052">
        <w:t xml:space="preserve">).  </w:t>
      </w:r>
      <w:r w:rsidR="00AD10EB">
        <w:t xml:space="preserve">In Oregon, </w:t>
      </w:r>
      <w:r w:rsidR="00AA0765">
        <w:t>the estimated number of clams per meter square from 2004 to 2012 ranged from a low of 0.17 clams per meter square in 2010 to a high of 1.21 clams per meter square in 2008</w:t>
      </w:r>
      <w:r w:rsidR="00022F07">
        <w:t xml:space="preserve"> (ODFW 2013b)</w:t>
      </w:r>
      <w:r w:rsidR="00AA0765">
        <w:t xml:space="preserve">. </w:t>
      </w:r>
      <w:r w:rsidR="0078263D">
        <w:t xml:space="preserve"> </w:t>
      </w:r>
      <w:r w:rsidR="00315833">
        <w:t>I</w:t>
      </w:r>
      <w:r w:rsidR="00A32B53">
        <w:t xml:space="preserve">n the British Columbia-Haida Nation commercial fishery, </w:t>
      </w:r>
      <w:r>
        <w:t xml:space="preserve">abundance </w:t>
      </w:r>
      <w:r w:rsidR="00A32B53">
        <w:t>doubled between 1994 and 2000, subsequently d</w:t>
      </w:r>
      <w:r w:rsidR="000874E5">
        <w:t>eclining but remaining</w:t>
      </w:r>
      <w:r w:rsidR="00A32B53">
        <w:t xml:space="preserve"> stable and near long term averages from 2004 to 2006.  </w:t>
      </w:r>
      <w:r>
        <w:t xml:space="preserve">In 2007, </w:t>
      </w:r>
      <w:r w:rsidR="00315833">
        <w:t>g</w:t>
      </w:r>
      <w:r w:rsidR="006B3CE9">
        <w:t xml:space="preserve">ood reproductive </w:t>
      </w:r>
      <w:r w:rsidR="00392A25">
        <w:t>success</w:t>
      </w:r>
      <w:r w:rsidR="00A32B53">
        <w:t xml:space="preserve"> led to high </w:t>
      </w:r>
      <w:r w:rsidR="00315833">
        <w:t xml:space="preserve">abundance </w:t>
      </w:r>
      <w:r w:rsidR="00A32B53">
        <w:t xml:space="preserve">levels, </w:t>
      </w:r>
      <w:r w:rsidR="006F2368">
        <w:t>but abundance has subsequently declined some</w:t>
      </w:r>
      <w:r w:rsidR="00022F07">
        <w:t xml:space="preserve"> </w:t>
      </w:r>
      <w:r w:rsidR="004F2E66">
        <w:t>(PRCHNFOC 2012</w:t>
      </w:r>
      <w:r w:rsidR="00A32B53">
        <w:t xml:space="preserve">).  </w:t>
      </w:r>
      <w:r w:rsidR="0084787D">
        <w:t xml:space="preserve">We have not added points because </w:t>
      </w:r>
      <w:r w:rsidR="00315833">
        <w:t xml:space="preserve">abundance varies naturally from year to year. </w:t>
      </w:r>
    </w:p>
    <w:p w:rsidR="0038686B" w:rsidRPr="006D3EEF" w:rsidRDefault="0038686B" w:rsidP="00D916C0">
      <w:pPr>
        <w:ind w:hanging="720"/>
      </w:pPr>
    </w:p>
    <w:p w:rsidR="00ED5EA0" w:rsidRDefault="007702BE" w:rsidP="00D916C0">
      <w:pPr>
        <w:ind w:hanging="720"/>
      </w:pPr>
      <w:r w:rsidRPr="007702BE">
        <w:t>+0.25</w:t>
      </w:r>
      <w:r w:rsidRPr="007702BE">
        <w:tab/>
        <w:t>Age, size or sex distribution is functionally normal.</w:t>
      </w:r>
    </w:p>
    <w:p w:rsidR="00743451" w:rsidRPr="007702BE" w:rsidRDefault="00743451" w:rsidP="00D916C0">
      <w:pPr>
        <w:ind w:hanging="720"/>
      </w:pPr>
    </w:p>
    <w:p w:rsidR="007702BE" w:rsidRPr="007702BE" w:rsidRDefault="007702BE" w:rsidP="00D916C0">
      <w:pPr>
        <w:ind w:hanging="720"/>
      </w:pPr>
      <w:r w:rsidRPr="007702BE">
        <w:t>+0.25</w:t>
      </w:r>
      <w:r w:rsidRPr="007702BE">
        <w:tab/>
        <w:t>Species is close to virgin biomass.</w:t>
      </w:r>
    </w:p>
    <w:p w:rsidR="007702BE" w:rsidRPr="007702BE" w:rsidRDefault="007702BE" w:rsidP="00D916C0">
      <w:pPr>
        <w:ind w:hanging="720"/>
      </w:pPr>
    </w:p>
    <w:p w:rsidR="007702BE" w:rsidRPr="00D916C0" w:rsidRDefault="007702BE" w:rsidP="00D916C0">
      <w:pPr>
        <w:ind w:hanging="720"/>
        <w:rPr>
          <w:b/>
        </w:rPr>
      </w:pPr>
      <w:r w:rsidRPr="004A495A">
        <w:t>+0.25</w:t>
      </w:r>
      <w:r w:rsidRPr="00D916C0">
        <w:rPr>
          <w:b/>
        </w:rPr>
        <w:tab/>
        <w:t xml:space="preserve">Current levels of abundance provide adequate food for other predators or are not known to affect the structure of the associated food web. </w:t>
      </w:r>
    </w:p>
    <w:p w:rsidR="00992627" w:rsidRDefault="00992627" w:rsidP="00D916C0">
      <w:pPr>
        <w:ind w:hanging="720"/>
      </w:pPr>
    </w:p>
    <w:p w:rsidR="00565C74" w:rsidRDefault="009E4250" w:rsidP="00D916C0">
      <w:pPr>
        <w:ind w:hanging="720"/>
      </w:pPr>
      <w:r>
        <w:tab/>
      </w:r>
      <w:r w:rsidR="00CF0962">
        <w:t xml:space="preserve">Pacific </w:t>
      </w:r>
      <w:r w:rsidR="00AF032A">
        <w:t>Razor Clams, like other bivalves, are filter feeders</w:t>
      </w:r>
      <w:r w:rsidR="00315833">
        <w:t>,</w:t>
      </w:r>
      <w:r w:rsidR="00AF032A">
        <w:t xml:space="preserve"> feeding on various </w:t>
      </w:r>
      <w:r w:rsidR="00315833">
        <w:t xml:space="preserve">algae in the water </w:t>
      </w:r>
      <w:r w:rsidR="00AF032A">
        <w:t xml:space="preserve">(Lassuy and </w:t>
      </w:r>
      <w:r w:rsidR="0054689E">
        <w:t>Sim</w:t>
      </w:r>
      <w:r w:rsidR="00AF032A">
        <w:t>ons 1989).  Seabirds</w:t>
      </w:r>
      <w:r w:rsidR="003F66D4">
        <w:t>,</w:t>
      </w:r>
      <w:r w:rsidR="00AF032A">
        <w:t xml:space="preserve"> </w:t>
      </w:r>
      <w:r w:rsidR="009213B6">
        <w:t xml:space="preserve">including seagulls, ducks, (McMillian 1924), </w:t>
      </w:r>
      <w:r w:rsidR="006445F1">
        <w:t xml:space="preserve">and </w:t>
      </w:r>
      <w:r w:rsidR="009213B6">
        <w:t xml:space="preserve">sandpipers, Dungeness crabs </w:t>
      </w:r>
      <w:r w:rsidR="000874E5">
        <w:t>(Tegelberg and Magoon 1969), surfperch and other</w:t>
      </w:r>
      <w:r w:rsidR="009213B6">
        <w:t xml:space="preserve"> fish (</w:t>
      </w:r>
      <w:r w:rsidR="000874E5">
        <w:t xml:space="preserve">McMillian 1924; </w:t>
      </w:r>
      <w:r w:rsidR="009213B6">
        <w:t>Hogue and Carey 1982)</w:t>
      </w:r>
      <w:r w:rsidR="003F66D4">
        <w:t>,</w:t>
      </w:r>
      <w:r w:rsidR="009213B6">
        <w:t xml:space="preserve"> </w:t>
      </w:r>
      <w:r w:rsidR="00AF032A">
        <w:t xml:space="preserve">actively feed on </w:t>
      </w:r>
      <w:r w:rsidR="00CF0962">
        <w:t xml:space="preserve">Pacific </w:t>
      </w:r>
      <w:r w:rsidR="00AF032A">
        <w:t>Razor Clams.</w:t>
      </w:r>
      <w:r w:rsidR="005303BE">
        <w:t xml:space="preserve">  </w:t>
      </w:r>
      <w:r w:rsidR="0054689E">
        <w:t xml:space="preserve">Sea otters are </w:t>
      </w:r>
      <w:r w:rsidR="00315833">
        <w:t xml:space="preserve">also </w:t>
      </w:r>
      <w:r w:rsidR="0054689E">
        <w:t>major predators of adult Razor Clams (Kvitek and Oliver 1988).</w:t>
      </w:r>
      <w:r w:rsidR="004A495A">
        <w:t xml:space="preserve">  There is no information on whether the</w:t>
      </w:r>
      <w:r w:rsidR="009213B6">
        <w:t xml:space="preserve"> abundance levels of </w:t>
      </w:r>
      <w:r w:rsidR="00CF0962">
        <w:t xml:space="preserve">Pacific </w:t>
      </w:r>
      <w:r w:rsidR="004A495A">
        <w:t>Razor Clams are</w:t>
      </w:r>
      <w:r w:rsidR="009213B6">
        <w:t xml:space="preserve"> sufficient</w:t>
      </w:r>
      <w:r w:rsidR="004A495A">
        <w:t xml:space="preserve"> or not</w:t>
      </w:r>
      <w:r w:rsidR="009213B6">
        <w:t xml:space="preserve"> to provide food to predators so we have </w:t>
      </w:r>
      <w:r w:rsidR="004A495A">
        <w:t xml:space="preserve">not </w:t>
      </w:r>
      <w:r w:rsidR="009213B6">
        <w:t>added points.</w:t>
      </w:r>
    </w:p>
    <w:p w:rsidR="009E1669" w:rsidRDefault="009E1669" w:rsidP="00D916C0">
      <w:pPr>
        <w:ind w:hanging="720"/>
      </w:pPr>
    </w:p>
    <w:p w:rsidR="007702BE" w:rsidRPr="007702BE" w:rsidRDefault="00992627" w:rsidP="00D916C0">
      <w:pPr>
        <w:ind w:hanging="720"/>
      </w:pPr>
      <w:r>
        <w:tab/>
      </w:r>
    </w:p>
    <w:p w:rsidR="007702BE" w:rsidRPr="00D916C0" w:rsidRDefault="00F65F75" w:rsidP="00D916C0">
      <w:pPr>
        <w:ind w:hanging="720"/>
        <w:rPr>
          <w:b/>
        </w:rPr>
      </w:pPr>
      <w:r w:rsidRPr="00D916C0">
        <w:rPr>
          <w:b/>
        </w:rPr>
        <w:t>2</w:t>
      </w:r>
      <w:r w:rsidR="004A495A">
        <w:rPr>
          <w:b/>
        </w:rPr>
        <w:t>.00</w:t>
      </w:r>
      <w:r w:rsidR="0015069A" w:rsidRPr="00D916C0">
        <w:rPr>
          <w:b/>
        </w:rPr>
        <w:t xml:space="preserve"> </w:t>
      </w:r>
      <w:r w:rsidR="007702BE" w:rsidRPr="00D916C0">
        <w:rPr>
          <w:b/>
        </w:rPr>
        <w:t>Points for Abundance</w:t>
      </w:r>
    </w:p>
    <w:p w:rsidR="007702BE" w:rsidRPr="007702BE" w:rsidRDefault="007702BE" w:rsidP="00D916C0">
      <w:pPr>
        <w:ind w:hanging="720"/>
      </w:pPr>
    </w:p>
    <w:p w:rsidR="007702BE" w:rsidRPr="007702BE" w:rsidRDefault="007702BE" w:rsidP="00D916C0">
      <w:pPr>
        <w:ind w:hanging="720"/>
      </w:pPr>
    </w:p>
    <w:p w:rsidR="00992627" w:rsidRDefault="00992627" w:rsidP="00D916C0">
      <w:pPr>
        <w:ind w:hanging="720"/>
      </w:pPr>
    </w:p>
    <w:p w:rsidR="006D3EEF" w:rsidRDefault="006D3EEF" w:rsidP="00D916C0">
      <w:pPr>
        <w:ind w:hanging="720"/>
      </w:pPr>
    </w:p>
    <w:p w:rsidR="00185895" w:rsidRDefault="00185895" w:rsidP="00D916C0">
      <w:pPr>
        <w:ind w:hanging="720"/>
      </w:pPr>
    </w:p>
    <w:p w:rsidR="007702BE" w:rsidRPr="00D916C0" w:rsidRDefault="007702BE" w:rsidP="00D916C0">
      <w:pPr>
        <w:ind w:hanging="720"/>
        <w:rPr>
          <w:b/>
        </w:rPr>
      </w:pPr>
      <w:r w:rsidRPr="00D916C0">
        <w:rPr>
          <w:b/>
        </w:rPr>
        <w:t>HABITAT QUALITY AND FISHING GEAR IMPACTS</w:t>
      </w:r>
    </w:p>
    <w:p w:rsidR="007702BE" w:rsidRPr="00D916C0" w:rsidRDefault="007702BE" w:rsidP="00D916C0">
      <w:pPr>
        <w:ind w:hanging="720"/>
        <w:rPr>
          <w:b/>
        </w:rPr>
      </w:pPr>
    </w:p>
    <w:p w:rsidR="007702BE" w:rsidRPr="00D916C0" w:rsidRDefault="007702BE" w:rsidP="00D916C0">
      <w:pPr>
        <w:ind w:hanging="720"/>
        <w:rPr>
          <w:b/>
        </w:rPr>
      </w:pPr>
      <w:r w:rsidRPr="00D916C0">
        <w:rPr>
          <w:b/>
        </w:rPr>
        <w:t>Core Points (only one selection allowed)</w:t>
      </w:r>
    </w:p>
    <w:p w:rsidR="007702BE" w:rsidRPr="007702BE" w:rsidRDefault="007702BE" w:rsidP="00D916C0">
      <w:pPr>
        <w:ind w:hanging="720"/>
      </w:pPr>
    </w:p>
    <w:p w:rsidR="007702BE" w:rsidRPr="007702BE" w:rsidRDefault="007702BE" w:rsidP="00B146ED">
      <w:pPr>
        <w:ind w:left="0"/>
      </w:pPr>
      <w:r w:rsidRPr="007702BE">
        <w:t xml:space="preserve">Select the option that most accurately describes the effect of the </w:t>
      </w:r>
      <w:r w:rsidR="00B146ED">
        <w:t xml:space="preserve">fishing method upon the habitat </w:t>
      </w:r>
      <w:r w:rsidRPr="007702BE">
        <w:t>that it affects</w:t>
      </w:r>
    </w:p>
    <w:p w:rsidR="007702BE" w:rsidRPr="007702BE" w:rsidRDefault="007702BE" w:rsidP="00D916C0">
      <w:pPr>
        <w:ind w:hanging="720"/>
      </w:pPr>
    </w:p>
    <w:p w:rsidR="007702BE" w:rsidRPr="007702BE" w:rsidRDefault="007702BE" w:rsidP="00D916C0">
      <w:pPr>
        <w:ind w:hanging="720"/>
      </w:pPr>
      <w:r w:rsidRPr="007702BE">
        <w:t>1.00</w:t>
      </w:r>
      <w:r w:rsidRPr="007702BE">
        <w:tab/>
        <w:t>The fishing method causes great damage to physical and biogenic habitats (e.g., cyanide; blasting; bottom trawling; dredging).</w:t>
      </w:r>
    </w:p>
    <w:p w:rsidR="007702BE" w:rsidRPr="007702BE" w:rsidRDefault="007702BE" w:rsidP="00D916C0">
      <w:pPr>
        <w:ind w:hanging="720"/>
      </w:pPr>
    </w:p>
    <w:p w:rsidR="007702BE" w:rsidRPr="007702BE" w:rsidRDefault="007702BE" w:rsidP="00D916C0">
      <w:pPr>
        <w:ind w:hanging="720"/>
      </w:pPr>
      <w:r w:rsidRPr="007702BE">
        <w:t>2.00</w:t>
      </w:r>
      <w:r w:rsidRPr="007702BE">
        <w:tab/>
        <w:t>The fishing method does moderate damage to physical and biogenic habitats (e.g., bottom gillnets; traps and pots; bottom longlines).</w:t>
      </w:r>
    </w:p>
    <w:p w:rsidR="007702BE" w:rsidRPr="007702BE" w:rsidRDefault="007702BE" w:rsidP="00D916C0">
      <w:pPr>
        <w:ind w:hanging="720"/>
      </w:pPr>
    </w:p>
    <w:p w:rsidR="007702BE" w:rsidRPr="00B146ED" w:rsidRDefault="007702BE" w:rsidP="00D916C0">
      <w:pPr>
        <w:ind w:hanging="720"/>
        <w:rPr>
          <w:b/>
        </w:rPr>
      </w:pPr>
      <w:r w:rsidRPr="00B146ED">
        <w:rPr>
          <w:b/>
        </w:rPr>
        <w:t>3.00</w:t>
      </w:r>
      <w:r w:rsidRPr="00B146ED">
        <w:rPr>
          <w:b/>
        </w:rPr>
        <w:tab/>
        <w:t>The fishing method does little damage to physical or biogenic habitats (e.g., hand picking; hand raking; hook and line; pelagic long lines; mid-water trawl or gillnet; purse seines).</w:t>
      </w:r>
    </w:p>
    <w:p w:rsidR="00992627" w:rsidRDefault="00992627" w:rsidP="00D916C0">
      <w:pPr>
        <w:ind w:hanging="720"/>
      </w:pPr>
    </w:p>
    <w:p w:rsidR="00C07BAB" w:rsidRDefault="006810B3" w:rsidP="00D916C0">
      <w:pPr>
        <w:ind w:hanging="720"/>
      </w:pPr>
      <w:r>
        <w:tab/>
      </w:r>
      <w:r w:rsidR="00CF0962">
        <w:t xml:space="preserve">Pacific </w:t>
      </w:r>
      <w:r w:rsidR="00120CD4">
        <w:t xml:space="preserve">Razor Clams were historically </w:t>
      </w:r>
      <w:r w:rsidR="00392A25">
        <w:t xml:space="preserve">principally </w:t>
      </w:r>
      <w:r w:rsidR="00D07A58">
        <w:t>caught in commercial fisheries,</w:t>
      </w:r>
      <w:r w:rsidR="00120CD4">
        <w:t xml:space="preserve"> but </w:t>
      </w:r>
      <w:r w:rsidR="00D07A58">
        <w:t xml:space="preserve">today more are caught in </w:t>
      </w:r>
      <w:r w:rsidR="00120CD4">
        <w:t>recreational fish</w:t>
      </w:r>
      <w:r w:rsidR="00D07A58">
        <w:t>eries</w:t>
      </w:r>
      <w:r w:rsidR="005F4183">
        <w:t xml:space="preserve"> (Lassuy and Sim</w:t>
      </w:r>
      <w:r w:rsidR="00120CD4">
        <w:t xml:space="preserve">ons 1989).  </w:t>
      </w:r>
      <w:r w:rsidR="00F81B1C">
        <w:t xml:space="preserve">Commercial </w:t>
      </w:r>
      <w:r w:rsidR="00B750D4">
        <w:t xml:space="preserve">and recreational </w:t>
      </w:r>
      <w:r w:rsidR="00F81B1C">
        <w:t>fisheries exist i</w:t>
      </w:r>
      <w:r w:rsidR="00C07BAB">
        <w:t>n Washington, Oregon, Alaska, and British Columbia</w:t>
      </w:r>
      <w:r w:rsidR="00B750D4">
        <w:t>, while in California only recreational fishing occurs</w:t>
      </w:r>
      <w:r w:rsidR="00F81B1C">
        <w:t>.</w:t>
      </w:r>
      <w:r w:rsidR="00C07BAB">
        <w:t xml:space="preserve"> </w:t>
      </w:r>
      <w:r w:rsidR="00F81B1C">
        <w:t xml:space="preserve">Fishermen dig for </w:t>
      </w:r>
      <w:r w:rsidR="00C07BAB">
        <w:t>Pacific Razor Clams by hand, with hand shovels or clam tubes</w:t>
      </w:r>
      <w:r w:rsidR="00F81B1C">
        <w:t>;</w:t>
      </w:r>
      <w:r w:rsidR="00C07BAB">
        <w:t xml:space="preserve"> mechanical me</w:t>
      </w:r>
      <w:r w:rsidR="00F81B1C">
        <w:t>thods are not used</w:t>
      </w:r>
      <w:r w:rsidR="00C07BAB">
        <w:t xml:space="preserve"> (Hunter 2008; ADFG 2010; PRCHNFOC 2010; WDFW 2012d; ODFW 2012b; ODFW 2013c).  </w:t>
      </w:r>
    </w:p>
    <w:p w:rsidR="007702BE" w:rsidRDefault="00992627" w:rsidP="00D916C0">
      <w:pPr>
        <w:ind w:hanging="720"/>
      </w:pPr>
      <w:r>
        <w:tab/>
      </w:r>
    </w:p>
    <w:p w:rsidR="007778BE" w:rsidRDefault="004B3797" w:rsidP="00C07BAB">
      <w:pPr>
        <w:ind w:hanging="720"/>
      </w:pPr>
      <w:r>
        <w:tab/>
        <w:t>In Washington, the</w:t>
      </w:r>
      <w:r w:rsidR="00C670FE">
        <w:t xml:space="preserve">re are 50-100 fishers or ‘clam diggers’ in the Pacific Razor Clam </w:t>
      </w:r>
      <w:r>
        <w:t>commercial fishery</w:t>
      </w:r>
      <w:r w:rsidR="00C670FE">
        <w:t xml:space="preserve">. They </w:t>
      </w:r>
      <w:r w:rsidR="005C0DB7">
        <w:t xml:space="preserve">fish in </w:t>
      </w:r>
      <w:r w:rsidR="00C670FE">
        <w:t xml:space="preserve">only </w:t>
      </w:r>
      <w:r w:rsidR="005C0DB7">
        <w:t xml:space="preserve">one location, Willapa Spits </w:t>
      </w:r>
      <w:r>
        <w:t>(WDFW 2012c).</w:t>
      </w:r>
      <w:r w:rsidR="005C0DB7">
        <w:t xml:space="preserve">  Recreational fishers fish in five locations, Long Beach, Twin Harbors, Copalis, Mocrocks, and Kalaloch (WDFW 2012a).  </w:t>
      </w:r>
      <w:r w:rsidR="007778BE">
        <w:t>In Oregon,</w:t>
      </w:r>
      <w:r w:rsidR="00A31D39">
        <w:t xml:space="preserve"> 90% of </w:t>
      </w:r>
      <w:r w:rsidR="00CF0962">
        <w:t xml:space="preserve">Pacific </w:t>
      </w:r>
      <w:r w:rsidR="00A31D39">
        <w:t>Razor Clams are caught on Clatsop Beach</w:t>
      </w:r>
      <w:r w:rsidR="00606A58">
        <w:t xml:space="preserve">, which is </w:t>
      </w:r>
      <w:r w:rsidR="00FD12E5">
        <w:t>the only beach clams can be fished and sold f</w:t>
      </w:r>
      <w:r w:rsidR="00606A58">
        <w:t>or human consumption</w:t>
      </w:r>
      <w:r w:rsidR="007778BE">
        <w:t xml:space="preserve"> (Hunter 2008</w:t>
      </w:r>
      <w:r w:rsidR="00606A58">
        <w:t xml:space="preserve">; </w:t>
      </w:r>
      <w:r w:rsidR="00C87064">
        <w:t>ODFW 2013b</w:t>
      </w:r>
      <w:r w:rsidR="00A31D39">
        <w:t xml:space="preserve">).  </w:t>
      </w:r>
      <w:r>
        <w:t>In A</w:t>
      </w:r>
      <w:r w:rsidR="00F076E2">
        <w:t>laska, there are four main</w:t>
      </w:r>
      <w:r>
        <w:t xml:space="preserve"> </w:t>
      </w:r>
      <w:r w:rsidR="00CF0962">
        <w:t xml:space="preserve">Pacific </w:t>
      </w:r>
      <w:r>
        <w:t xml:space="preserve">Razor Clam fishing areas, Swikshak, Cordova and the west sides of </w:t>
      </w:r>
      <w:r w:rsidR="00F422C4">
        <w:t>Cook Inlet</w:t>
      </w:r>
      <w:r w:rsidR="00F076E2">
        <w:t xml:space="preserve"> for commercial fishing</w:t>
      </w:r>
      <w:r w:rsidR="00F422C4">
        <w:t>.  T</w:t>
      </w:r>
      <w:r>
        <w:t>he eas</w:t>
      </w:r>
      <w:r w:rsidR="00F422C4">
        <w:t xml:space="preserve">t side of Cook Inlet is </w:t>
      </w:r>
      <w:r w:rsidR="002913A7">
        <w:t>also</w:t>
      </w:r>
      <w:r>
        <w:t xml:space="preserve"> popular for recreational fishermen (ADFG 2010; ADFG 2013a; Shields and Dupuis 2012).  </w:t>
      </w:r>
      <w:r w:rsidR="00606A58">
        <w:t xml:space="preserve">There are two major </w:t>
      </w:r>
      <w:r w:rsidR="00C670FE">
        <w:t xml:space="preserve">Pacific Razor Clam </w:t>
      </w:r>
      <w:r w:rsidR="00606A58">
        <w:t xml:space="preserve">populations in British Columbia that are fished, North Beach in Haida Gwaii (the largest) and at Long Beach on the west coast of Vancouver Island (Bourne 1969; FOC 2009).  </w:t>
      </w:r>
    </w:p>
    <w:p w:rsidR="002913A7" w:rsidRDefault="002913A7" w:rsidP="00D916C0">
      <w:pPr>
        <w:ind w:hanging="720"/>
      </w:pPr>
    </w:p>
    <w:p w:rsidR="00376785" w:rsidRDefault="00E67388" w:rsidP="00D916C0">
      <w:pPr>
        <w:ind w:hanging="720"/>
      </w:pPr>
      <w:r>
        <w:rPr>
          <w:b/>
        </w:rPr>
        <w:tab/>
      </w:r>
      <w:r>
        <w:t xml:space="preserve">We have awarded a high score because clam digging causes little damage to </w:t>
      </w:r>
      <w:r w:rsidR="0080697B">
        <w:t xml:space="preserve">bottom </w:t>
      </w:r>
      <w:r>
        <w:t>habitats.</w:t>
      </w:r>
    </w:p>
    <w:p w:rsidR="00376785" w:rsidRDefault="00376785" w:rsidP="00D916C0">
      <w:pPr>
        <w:ind w:hanging="720"/>
      </w:pPr>
      <w:r>
        <w:tab/>
      </w:r>
    </w:p>
    <w:p w:rsidR="00376785" w:rsidRPr="005970F7" w:rsidRDefault="00376785" w:rsidP="00D916C0">
      <w:pPr>
        <w:ind w:hanging="720"/>
      </w:pPr>
    </w:p>
    <w:p w:rsidR="007702BE" w:rsidRPr="00B146ED" w:rsidRDefault="007702BE" w:rsidP="00D916C0">
      <w:pPr>
        <w:ind w:hanging="720"/>
        <w:rPr>
          <w:b/>
        </w:rPr>
      </w:pPr>
      <w:r w:rsidRPr="00B146ED">
        <w:rPr>
          <w:b/>
        </w:rPr>
        <w:t>Points of Adjustment (multiple selections allowed)</w:t>
      </w:r>
    </w:p>
    <w:p w:rsidR="007702BE" w:rsidRPr="007702BE" w:rsidRDefault="007702BE" w:rsidP="00D916C0">
      <w:pPr>
        <w:ind w:hanging="720"/>
      </w:pPr>
    </w:p>
    <w:p w:rsidR="00F21306" w:rsidRDefault="007702BE" w:rsidP="00D916C0">
      <w:pPr>
        <w:ind w:hanging="720"/>
      </w:pPr>
      <w:r w:rsidRPr="007702BE">
        <w:t>-0.25</w:t>
      </w:r>
      <w:r w:rsidRPr="007702BE">
        <w:tab/>
        <w:t>Habitat for this species is so compromised from non-fishery impacts that the ability of the habitat to support this species is substantially reduced (e.g., dams; pollution; coastal development).</w:t>
      </w:r>
    </w:p>
    <w:p w:rsidR="00012C58" w:rsidRPr="007702BE" w:rsidRDefault="00012C58" w:rsidP="00D916C0">
      <w:pPr>
        <w:ind w:hanging="720"/>
      </w:pPr>
    </w:p>
    <w:p w:rsidR="007702BE" w:rsidRPr="007702BE" w:rsidRDefault="007702BE" w:rsidP="00D916C0">
      <w:pPr>
        <w:ind w:hanging="720"/>
      </w:pPr>
      <w:r w:rsidRPr="007702BE">
        <w:t>-0.25</w:t>
      </w:r>
      <w:r w:rsidRPr="007702BE">
        <w:tab/>
        <w:t>Critical habitat areas (e.g., spawning areas) for this species are not protected by management using time/area closures, marine reserves, etc.</w:t>
      </w:r>
    </w:p>
    <w:p w:rsidR="007702BE" w:rsidRPr="007702BE" w:rsidRDefault="007702BE" w:rsidP="00D916C0">
      <w:pPr>
        <w:ind w:hanging="720"/>
      </w:pPr>
    </w:p>
    <w:p w:rsidR="007702BE" w:rsidRPr="007702BE" w:rsidRDefault="007702BE" w:rsidP="00D916C0">
      <w:pPr>
        <w:ind w:hanging="720"/>
      </w:pPr>
      <w:r w:rsidRPr="007702BE">
        <w:t>-0.25</w:t>
      </w:r>
      <w:r w:rsidRPr="007702BE">
        <w:tab/>
        <w:t>No efforts are being made to minimize damage from existing gear types OR new or modified gear is increasing habitat damage (e.g., fitting trawls with roller rigs or rockhopping gear; more robust gear for deep-sea fisheries).</w:t>
      </w:r>
    </w:p>
    <w:p w:rsidR="007702BE" w:rsidRPr="007702BE" w:rsidRDefault="007702BE" w:rsidP="00D916C0">
      <w:pPr>
        <w:ind w:hanging="720"/>
      </w:pPr>
    </w:p>
    <w:p w:rsidR="00185895" w:rsidRDefault="007702BE" w:rsidP="00D916C0">
      <w:pPr>
        <w:ind w:hanging="720"/>
      </w:pPr>
      <w:r w:rsidRPr="007702BE">
        <w:t>-0.25</w:t>
      </w:r>
      <w:r w:rsidRPr="007702BE">
        <w:tab/>
        <w:t>If gear impacts are substantial, resilience of affected habitats is very slow (e.g., deep water corals; rocky bottoms).</w:t>
      </w:r>
    </w:p>
    <w:p w:rsidR="00185895" w:rsidRDefault="00185895" w:rsidP="00D916C0">
      <w:pPr>
        <w:ind w:hanging="720"/>
      </w:pPr>
    </w:p>
    <w:p w:rsidR="007702BE" w:rsidRPr="00B146ED" w:rsidRDefault="007702BE" w:rsidP="00D916C0">
      <w:pPr>
        <w:ind w:hanging="720"/>
        <w:rPr>
          <w:b/>
        </w:rPr>
      </w:pPr>
      <w:r w:rsidRPr="0064414F">
        <w:t>+0.25</w:t>
      </w:r>
      <w:r w:rsidRPr="00B146ED">
        <w:rPr>
          <w:b/>
        </w:rPr>
        <w:tab/>
        <w:t>Habitat for this species remains robust and viable and is capable of supporting this species.</w:t>
      </w:r>
    </w:p>
    <w:p w:rsidR="00992627" w:rsidRDefault="00992627" w:rsidP="00D916C0">
      <w:pPr>
        <w:ind w:hanging="720"/>
      </w:pPr>
    </w:p>
    <w:p w:rsidR="00F10CF0" w:rsidRDefault="00F10CF0" w:rsidP="00D916C0">
      <w:pPr>
        <w:ind w:hanging="720"/>
      </w:pPr>
      <w:r>
        <w:tab/>
      </w:r>
      <w:r w:rsidR="00CF0962">
        <w:t xml:space="preserve">Pacific </w:t>
      </w:r>
      <w:r w:rsidR="00545299">
        <w:t>Razor Clams are</w:t>
      </w:r>
      <w:r w:rsidR="00901492">
        <w:t xml:space="preserve"> commonly</w:t>
      </w:r>
      <w:r w:rsidR="00545299">
        <w:t xml:space="preserve"> found on b</w:t>
      </w:r>
      <w:r w:rsidR="008F1E18">
        <w:t xml:space="preserve">eaches were water moves quickly and continuously over </w:t>
      </w:r>
      <w:r w:rsidR="00545299">
        <w:t xml:space="preserve">clam </w:t>
      </w:r>
      <w:r w:rsidR="008F1E18">
        <w:t>beds, aid</w:t>
      </w:r>
      <w:r w:rsidR="00545299">
        <w:t>ing</w:t>
      </w:r>
      <w:r w:rsidR="008F1E18">
        <w:t xml:space="preserve"> in the delivery of oxygen (Browning 1980).  </w:t>
      </w:r>
      <w:r w:rsidR="00545299">
        <w:t xml:space="preserve">Populations of </w:t>
      </w:r>
      <w:r w:rsidR="00CF0962">
        <w:t xml:space="preserve">Pacific </w:t>
      </w:r>
      <w:r w:rsidR="00545299">
        <w:t>Razor Clams are densest in lower intertidal zones (McMillian 1924; Bourne 1969; Nickerson 1975)</w:t>
      </w:r>
      <w:r w:rsidR="0080697B">
        <w:t>,</w:t>
      </w:r>
      <w:r w:rsidR="00545299">
        <w:t xml:space="preserve"> but are also found in subtidal areas</w:t>
      </w:r>
      <w:r w:rsidR="00707244" w:rsidRPr="00707244">
        <w:t xml:space="preserve"> </w:t>
      </w:r>
      <w:r w:rsidR="00707244">
        <w:t>and have been reported at depths of up to 18 m (10 fathom)</w:t>
      </w:r>
      <w:r w:rsidR="00545299">
        <w:t xml:space="preserve"> (McMillian 1924; Richard et al. 1986</w:t>
      </w:r>
      <w:r w:rsidR="00707244">
        <w:t>; Link 2000</w:t>
      </w:r>
      <w:r w:rsidR="00545299">
        <w:t>).  Specifically, l</w:t>
      </w:r>
      <w:r>
        <w:t xml:space="preserve">arval </w:t>
      </w:r>
      <w:r w:rsidR="00CF0962">
        <w:t xml:space="preserve">Pacific </w:t>
      </w:r>
      <w:r>
        <w:t>Razor Clams are found in fine, firm and damp sands of the intertidal z</w:t>
      </w:r>
      <w:r w:rsidR="00545299">
        <w:t>one and du</w:t>
      </w:r>
      <w:r>
        <w:t>ring this phase they are</w:t>
      </w:r>
      <w:r w:rsidR="00707244">
        <w:t xml:space="preserve"> still</w:t>
      </w:r>
      <w:r>
        <w:t xml:space="preserve"> able to move small distances (30</w:t>
      </w:r>
      <w:r w:rsidR="00DE4C9C">
        <w:t xml:space="preserve"> cm) </w:t>
      </w:r>
      <w:r w:rsidR="00707244">
        <w:t>laterally</w:t>
      </w:r>
      <w:r w:rsidR="00901492">
        <w:t xml:space="preserve"> </w:t>
      </w:r>
      <w:r w:rsidR="00DE4C9C">
        <w:t xml:space="preserve">(Bourne and Quayle 1970).  Juveniles are found </w:t>
      </w:r>
      <w:r w:rsidR="00CA73D3">
        <w:t>in larger quantities in the lower section of the intertidal zone</w:t>
      </w:r>
      <w:r w:rsidR="00DE4C9C">
        <w:t xml:space="preserve"> (McMill</w:t>
      </w:r>
      <w:r w:rsidR="00545299">
        <w:t>an 1924; Rickard et al. 1986), while a</w:t>
      </w:r>
      <w:r>
        <w:t xml:space="preserve">dults are typically found </w:t>
      </w:r>
      <w:r w:rsidR="00545299">
        <w:t>30.5 cm (</w:t>
      </w:r>
      <w:r>
        <w:t>1 ft</w:t>
      </w:r>
      <w:r w:rsidR="00545299">
        <w:t>) below the surface</w:t>
      </w:r>
      <w:r w:rsidR="00CA73D3">
        <w:t xml:space="preserve"> of the lower intertidal zone</w:t>
      </w:r>
      <w:r w:rsidR="00F81B1C">
        <w:t>,</w:t>
      </w:r>
      <w:r w:rsidR="00545299">
        <w:t xml:space="preserve"> and while they can no</w:t>
      </w:r>
      <w:r>
        <w:t xml:space="preserve"> longer move laterally </w:t>
      </w:r>
      <w:r w:rsidR="00545299">
        <w:t>they</w:t>
      </w:r>
      <w:r w:rsidR="00DE4C9C">
        <w:t xml:space="preserve"> can move vertically very quickly </w:t>
      </w:r>
      <w:r>
        <w:t>(McMillian 1924; Bourne 1969).</w:t>
      </w:r>
      <w:r w:rsidR="00DE4C9C">
        <w:t xml:space="preserve">  </w:t>
      </w:r>
    </w:p>
    <w:p w:rsidR="002761D4" w:rsidRDefault="002761D4" w:rsidP="00D916C0">
      <w:pPr>
        <w:ind w:hanging="720"/>
      </w:pPr>
      <w:r>
        <w:tab/>
      </w:r>
    </w:p>
    <w:p w:rsidR="00DB4444" w:rsidRDefault="002761D4" w:rsidP="00D916C0">
      <w:pPr>
        <w:ind w:hanging="720"/>
      </w:pPr>
      <w:r>
        <w:tab/>
        <w:t>Activities such as dredging near</w:t>
      </w:r>
      <w:r w:rsidR="00CF0962">
        <w:t xml:space="preserve"> Pacific</w:t>
      </w:r>
      <w:r>
        <w:t xml:space="preserve"> Razor Clam beds can increase the amount of silt in the sand and negatively impact recently settled </w:t>
      </w:r>
      <w:r w:rsidR="00CF0962">
        <w:t xml:space="preserve">Pacific </w:t>
      </w:r>
      <w:r>
        <w:t xml:space="preserve">Razor Clams (Nickerson 1975).  </w:t>
      </w:r>
      <w:r w:rsidR="00B4236E">
        <w:t xml:space="preserve">In Oregon studies have shown that </w:t>
      </w:r>
      <w:r w:rsidR="00CF0962">
        <w:t xml:space="preserve">Pacific </w:t>
      </w:r>
      <w:r w:rsidR="00B4236E">
        <w:t xml:space="preserve">Razor Clams can survive a range of burial depths resulting from dredging when materials are disposed of </w:t>
      </w:r>
      <w:r w:rsidR="009461A4">
        <w:t xml:space="preserve">once </w:t>
      </w:r>
      <w:r w:rsidR="00B4236E">
        <w:t>in single locations (Vavrinec et al. 2007)</w:t>
      </w:r>
      <w:r w:rsidR="00E150AC">
        <w:t xml:space="preserve">.  </w:t>
      </w:r>
      <w:r w:rsidR="00C6038A">
        <w:t>However, when multiple disposals were made over a short time period</w:t>
      </w:r>
      <w:r w:rsidR="009461A4">
        <w:t xml:space="preserve"> in the same location</w:t>
      </w:r>
      <w:r w:rsidR="00C6038A">
        <w:t xml:space="preserve">, mortality of </w:t>
      </w:r>
      <w:r w:rsidR="00CF0962">
        <w:t xml:space="preserve">Pacific </w:t>
      </w:r>
      <w:r w:rsidR="00C6038A">
        <w:t>Razor Clams increased (Vavrinec et al. 2007).</w:t>
      </w:r>
      <w:r w:rsidR="008600BF">
        <w:t xml:space="preserve">  </w:t>
      </w:r>
      <w:r w:rsidR="009746DB">
        <w:t>Winter storms</w:t>
      </w:r>
      <w:r w:rsidR="0080697B">
        <w:t>, beach erosion, and p</w:t>
      </w:r>
      <w:r w:rsidR="009461A4">
        <w:t>resence of rain</w:t>
      </w:r>
      <w:r w:rsidR="0080697B">
        <w:t xml:space="preserve"> water on beaches, can also impact Pacific </w:t>
      </w:r>
      <w:r w:rsidR="009746DB">
        <w:t>Razor Clam</w:t>
      </w:r>
      <w:r w:rsidR="00DB4444">
        <w:t xml:space="preserve"> population</w:t>
      </w:r>
      <w:r w:rsidR="0080697B">
        <w:t>s</w:t>
      </w:r>
      <w:r w:rsidR="00F5154C">
        <w:t xml:space="preserve"> (</w:t>
      </w:r>
      <w:r w:rsidR="00DB4444">
        <w:t xml:space="preserve">McMillian 1924; Tegelberg and Magoon 1969; Bourne and Quayle 1970; </w:t>
      </w:r>
      <w:r w:rsidR="00F5154C">
        <w:t>Link 2000).</w:t>
      </w:r>
      <w:r w:rsidR="004E18BB">
        <w:t xml:space="preserve">  In addition, </w:t>
      </w:r>
      <w:r w:rsidR="00CF0962">
        <w:t xml:space="preserve">Pacific </w:t>
      </w:r>
      <w:r w:rsidR="00207073">
        <w:t>Razor Clams can be affected by two biological toxins, Paral</w:t>
      </w:r>
      <w:r w:rsidR="004E18BB">
        <w:t>ytic Shellfish Poisoning (PSP) and Domoic Acid (DA) and t</w:t>
      </w:r>
      <w:r w:rsidR="00207073">
        <w:t xml:space="preserve">hese toxins can be harmful to </w:t>
      </w:r>
      <w:r w:rsidR="004E18BB">
        <w:t>humans</w:t>
      </w:r>
      <w:r w:rsidR="00BA2E64">
        <w:t xml:space="preserve"> (Hunter 2008).</w:t>
      </w:r>
      <w:r w:rsidR="000B55E1">
        <w:t xml:space="preserve">  </w:t>
      </w:r>
      <w:r w:rsidR="004E18BB">
        <w:t>These toxins are monitored by individual state agencies and beaches are closed to fishing once toxin levels reach a certain threshold (i.e. Hunter 2008).</w:t>
      </w:r>
      <w:r w:rsidR="006665DF">
        <w:t xml:space="preserve"> </w:t>
      </w:r>
    </w:p>
    <w:p w:rsidR="00DB4444" w:rsidRDefault="00DB4444" w:rsidP="00D916C0">
      <w:pPr>
        <w:ind w:hanging="720"/>
      </w:pPr>
    </w:p>
    <w:p w:rsidR="004E18BB" w:rsidRDefault="001A61FF" w:rsidP="00B146ED">
      <w:r>
        <w:t xml:space="preserve">The current status of Pacific Razor Clam habitat throughout </w:t>
      </w:r>
      <w:r w:rsidR="007C2F61">
        <w:t>its</w:t>
      </w:r>
      <w:r>
        <w:t xml:space="preserve"> range is uncertain, </w:t>
      </w:r>
      <w:r w:rsidR="004E18BB">
        <w:t>so we have</w:t>
      </w:r>
      <w:r>
        <w:t xml:space="preserve"> not</w:t>
      </w:r>
      <w:r w:rsidR="004E18BB">
        <w:t xml:space="preserve"> added points.</w:t>
      </w:r>
    </w:p>
    <w:p w:rsidR="00F10CF0" w:rsidRDefault="00F10CF0" w:rsidP="00D916C0">
      <w:pPr>
        <w:ind w:hanging="720"/>
      </w:pPr>
    </w:p>
    <w:p w:rsidR="00992627" w:rsidRPr="00B146ED" w:rsidRDefault="007702BE" w:rsidP="00D916C0">
      <w:pPr>
        <w:ind w:hanging="720"/>
        <w:rPr>
          <w:b/>
        </w:rPr>
      </w:pPr>
      <w:r w:rsidRPr="00B146ED">
        <w:rPr>
          <w:b/>
        </w:rPr>
        <w:t>+0.25</w:t>
      </w:r>
      <w:r w:rsidRPr="00B146ED">
        <w:rPr>
          <w:b/>
        </w:rPr>
        <w:tab/>
        <w:t>Critical habitat areas (e.g., spawning areas) for this species are protected by management using time/area closures, marine reserves, etc.</w:t>
      </w:r>
    </w:p>
    <w:p w:rsidR="001208E6" w:rsidRDefault="00056A0A" w:rsidP="00D916C0">
      <w:pPr>
        <w:ind w:hanging="720"/>
      </w:pPr>
      <w:r>
        <w:tab/>
      </w:r>
    </w:p>
    <w:p w:rsidR="00B37FF2" w:rsidRDefault="001208E6" w:rsidP="00B146ED">
      <w:r>
        <w:t xml:space="preserve">There are many areas closed to </w:t>
      </w:r>
      <w:r w:rsidR="00CF0962">
        <w:t xml:space="preserve">Pacific </w:t>
      </w:r>
      <w:r>
        <w:t xml:space="preserve">Razor clam fishing throughout their range.  </w:t>
      </w:r>
      <w:r w:rsidR="00760994">
        <w:t xml:space="preserve">In Washington, there are </w:t>
      </w:r>
      <w:r w:rsidR="00CF0962">
        <w:t xml:space="preserve">Pacific </w:t>
      </w:r>
      <w:r w:rsidR="00760994">
        <w:t xml:space="preserve">Razor Clam </w:t>
      </w:r>
      <w:r w:rsidR="00512E8D">
        <w:t>sanctuaries that include ¼ miles sections of coastal ocean beaches in</w:t>
      </w:r>
      <w:r w:rsidR="00760994">
        <w:t xml:space="preserve"> </w:t>
      </w:r>
      <w:r w:rsidR="00512E8D">
        <w:t xml:space="preserve">each: </w:t>
      </w:r>
      <w:r w:rsidR="00760994">
        <w:t>Copalis Beach, Twin Harbors and Long Beach (WDFW 2012c,d).</w:t>
      </w:r>
      <w:r w:rsidR="00512E8D">
        <w:t xml:space="preserve">  </w:t>
      </w:r>
    </w:p>
    <w:p w:rsidR="00B37FF2" w:rsidRDefault="00B37FF2" w:rsidP="00D916C0">
      <w:pPr>
        <w:ind w:hanging="720"/>
      </w:pPr>
    </w:p>
    <w:p w:rsidR="00760994" w:rsidRDefault="00B37FF2" w:rsidP="00D916C0">
      <w:pPr>
        <w:ind w:hanging="720"/>
      </w:pPr>
      <w:r>
        <w:tab/>
      </w:r>
      <w:commentRangeStart w:id="5"/>
      <w:r>
        <w:t xml:space="preserve">In Oregon there is a closed </w:t>
      </w:r>
      <w:commentRangeEnd w:id="5"/>
      <w:r w:rsidR="00C65517">
        <w:rPr>
          <w:rStyle w:val="CommentReference"/>
        </w:rPr>
        <w:commentReference w:id="5"/>
      </w:r>
      <w:r w:rsidR="00CF0962">
        <w:t>Pacific Razor C</w:t>
      </w:r>
      <w:r>
        <w:t xml:space="preserve">lam season from July 15 through September 30 </w:t>
      </w:r>
      <w:r w:rsidR="00F93905">
        <w:t>north</w:t>
      </w:r>
      <w:r>
        <w:t xml:space="preserve"> of Tillamook Head in</w:t>
      </w:r>
      <w:r w:rsidR="00760994">
        <w:t xml:space="preserve"> Clatsop County.  N</w:t>
      </w:r>
      <w:r>
        <w:t>o clams can be t</w:t>
      </w:r>
      <w:r w:rsidR="00760994">
        <w:t>aken</w:t>
      </w:r>
      <w:r w:rsidR="00027CB5">
        <w:t xml:space="preserve"> in</w:t>
      </w:r>
      <w:r w:rsidR="00760994">
        <w:t xml:space="preserve"> Little Nestucca Bay, Big Ne</w:t>
      </w:r>
      <w:r>
        <w:t>stucca Bay, Netarts Bay, Salmon River and Bay, Siletz River and Bay or within state parks south of Tillamook Head</w:t>
      </w:r>
      <w:r w:rsidR="00027CB5">
        <w:t xml:space="preserve"> or the </w:t>
      </w:r>
      <w:r w:rsidR="00770717">
        <w:t>Shellfish Preserve in Yaquina Bay</w:t>
      </w:r>
      <w:r w:rsidR="00F233BC">
        <w:t xml:space="preserve"> </w:t>
      </w:r>
      <w:r>
        <w:t>(ODFW 2013</w:t>
      </w:r>
      <w:r w:rsidR="00C87064">
        <w:t>d</w:t>
      </w:r>
      <w:r>
        <w:t>).</w:t>
      </w:r>
      <w:r w:rsidR="004E5CE5">
        <w:t xml:space="preserve"> </w:t>
      </w:r>
      <w:r w:rsidR="00770717">
        <w:t xml:space="preserve"> </w:t>
      </w:r>
      <w:r w:rsidR="00760994">
        <w:t xml:space="preserve">In addition, shellfish, including </w:t>
      </w:r>
      <w:r w:rsidR="00CF0962">
        <w:t>Pacific Razor C</w:t>
      </w:r>
      <w:r w:rsidR="00760994">
        <w:t>lams</w:t>
      </w:r>
      <w:r w:rsidR="00027CB5">
        <w:t>,</w:t>
      </w:r>
      <w:r w:rsidR="00760994">
        <w:t xml:space="preserve"> cannot be taken from certain areas in the Marine Garden, designated Intertidal and Subtidal Research Reserves, designated Habitat Refuges, within </w:t>
      </w:r>
      <w:r w:rsidR="00027CB5">
        <w:t>300 m (1000 ft)</w:t>
      </w:r>
      <w:r w:rsidR="00760994">
        <w:t xml:space="preserve"> </w:t>
      </w:r>
      <w:r w:rsidR="00027CB5">
        <w:t xml:space="preserve">of </w:t>
      </w:r>
      <w:r w:rsidR="00760994">
        <w:t xml:space="preserve">Pyramid Rock from May through August, </w:t>
      </w:r>
      <w:r w:rsidR="00027CB5">
        <w:t xml:space="preserve">or </w:t>
      </w:r>
      <w:r w:rsidR="00760994">
        <w:t xml:space="preserve">within </w:t>
      </w:r>
      <w:r w:rsidR="00027CB5">
        <w:t>150 m (</w:t>
      </w:r>
      <w:r w:rsidR="00760994">
        <w:t>500 ft</w:t>
      </w:r>
      <w:r w:rsidR="00027CB5">
        <w:t>)</w:t>
      </w:r>
      <w:r w:rsidR="00760994">
        <w:t xml:space="preserve"> of the main rock in Three Arch Rocks National Wildlife Refuge from May through September 15 (ODFW 2013</w:t>
      </w:r>
      <w:r w:rsidR="00C87064">
        <w:t>d</w:t>
      </w:r>
      <w:r w:rsidR="00760994">
        <w:t xml:space="preserve">).  </w:t>
      </w:r>
    </w:p>
    <w:p w:rsidR="00D87702" w:rsidRDefault="00D87702" w:rsidP="00D916C0">
      <w:pPr>
        <w:ind w:hanging="720"/>
      </w:pPr>
    </w:p>
    <w:p w:rsidR="009F5263" w:rsidRPr="007702BE" w:rsidRDefault="009F5263" w:rsidP="00D916C0">
      <w:pPr>
        <w:ind w:hanging="720"/>
      </w:pPr>
      <w:r>
        <w:tab/>
        <w:t xml:space="preserve">In Alaska </w:t>
      </w:r>
      <w:r w:rsidR="001208E6">
        <w:t>th</w:t>
      </w:r>
      <w:r w:rsidR="00C15F00">
        <w:t xml:space="preserve">ere are some areas that are </w:t>
      </w:r>
      <w:r w:rsidR="00DA36AA">
        <w:t xml:space="preserve">completely </w:t>
      </w:r>
      <w:r w:rsidR="00C15F00">
        <w:t xml:space="preserve">closed to </w:t>
      </w:r>
      <w:r w:rsidR="00CF0962">
        <w:t xml:space="preserve">Pacific </w:t>
      </w:r>
      <w:r w:rsidR="00C15F00">
        <w:t>Razor Clam fishing such as Sitka Sound (</w:t>
      </w:r>
      <w:r w:rsidR="001208E6">
        <w:t xml:space="preserve">Shields and Dupuis 2012; </w:t>
      </w:r>
      <w:r w:rsidR="00C15F00">
        <w:t>ADFG 2013d).</w:t>
      </w:r>
    </w:p>
    <w:p w:rsidR="009F5263" w:rsidRDefault="009F5263" w:rsidP="00D916C0">
      <w:pPr>
        <w:ind w:hanging="720"/>
      </w:pPr>
    </w:p>
    <w:p w:rsidR="00D87702" w:rsidRDefault="00D87702" w:rsidP="00D916C0">
      <w:pPr>
        <w:ind w:hanging="720"/>
      </w:pPr>
      <w:r>
        <w:tab/>
        <w:t xml:space="preserve">In British Columbia, commercial </w:t>
      </w:r>
      <w:r w:rsidR="00CF0962">
        <w:t xml:space="preserve">Pacific </w:t>
      </w:r>
      <w:r>
        <w:t>Razor Clam fishermen are restricted to a si</w:t>
      </w:r>
      <w:r w:rsidR="00AB6728">
        <w:t>ngle license area and recreational fishermen are restricted to certain areas as well (PRCHNFOC 2012</w:t>
      </w:r>
      <w:r>
        <w:t>).</w:t>
      </w:r>
      <w:r w:rsidR="00AA3EFB">
        <w:t xml:space="preserve">  </w:t>
      </w:r>
    </w:p>
    <w:p w:rsidR="00760994" w:rsidRDefault="00760994" w:rsidP="00D916C0">
      <w:pPr>
        <w:ind w:hanging="720"/>
      </w:pPr>
    </w:p>
    <w:p w:rsidR="00D83089" w:rsidRDefault="00D83089" w:rsidP="00B146ED">
      <w:r>
        <w:t xml:space="preserve">In California, there are </w:t>
      </w:r>
      <w:r w:rsidR="00490DDE">
        <w:t xml:space="preserve">a number of Marine Protected areas that provide different levels of protection.  </w:t>
      </w:r>
      <w:r w:rsidR="007F03BA">
        <w:t>S</w:t>
      </w:r>
      <w:r>
        <w:t xml:space="preserve">pecifically, the Pyramid </w:t>
      </w:r>
      <w:r w:rsidR="007F03BA">
        <w:t>P</w:t>
      </w:r>
      <w:r>
        <w:t>oint state marine reserve</w:t>
      </w:r>
      <w:r w:rsidR="007F03BA">
        <w:t>,</w:t>
      </w:r>
      <w:r>
        <w:t xml:space="preserve"> which runs from the Oregon border to Smith River</w:t>
      </w:r>
      <w:r w:rsidR="007F03BA">
        <w:t>,</w:t>
      </w:r>
      <w:r>
        <w:t xml:space="preserve"> protect</w:t>
      </w:r>
      <w:r w:rsidR="00217F65">
        <w:t>s</w:t>
      </w:r>
      <w:r>
        <w:t xml:space="preserve"> a number of species including</w:t>
      </w:r>
      <w:r w:rsidR="00CF0962">
        <w:t xml:space="preserve"> Pacific</w:t>
      </w:r>
      <w:r>
        <w:t xml:space="preserve"> Razor Clams.  </w:t>
      </w:r>
      <w:r w:rsidR="00217F65">
        <w:t>In addition, t</w:t>
      </w:r>
      <w:r>
        <w:t>he South Humboldt Bay state marine conservation area restricts fishing for cl</w:t>
      </w:r>
      <w:r w:rsidR="001B145A">
        <w:t>ams in the intertidal area</w:t>
      </w:r>
      <w:r w:rsidR="00760994">
        <w:t xml:space="preserve"> (NRO 2010).</w:t>
      </w:r>
    </w:p>
    <w:p w:rsidR="00056A0A" w:rsidRDefault="00056A0A" w:rsidP="00D916C0">
      <w:pPr>
        <w:ind w:hanging="720"/>
      </w:pPr>
    </w:p>
    <w:p w:rsidR="00AE3A94" w:rsidRDefault="00E52B3E" w:rsidP="00B146ED">
      <w:r>
        <w:t xml:space="preserve">We have awarded points to account for the variety of time and area closures in place to protect </w:t>
      </w:r>
      <w:r w:rsidR="00CF0962">
        <w:t xml:space="preserve">Pacific </w:t>
      </w:r>
      <w:r>
        <w:t>Razor Clams.</w:t>
      </w:r>
    </w:p>
    <w:p w:rsidR="00AE3A94" w:rsidRDefault="00AE3A94" w:rsidP="00D916C0">
      <w:pPr>
        <w:ind w:hanging="720"/>
      </w:pPr>
    </w:p>
    <w:p w:rsidR="007702BE" w:rsidRPr="00B146ED" w:rsidRDefault="007702BE" w:rsidP="00D916C0">
      <w:pPr>
        <w:ind w:hanging="720"/>
        <w:rPr>
          <w:b/>
        </w:rPr>
      </w:pPr>
      <w:r w:rsidRPr="00B146ED">
        <w:rPr>
          <w:b/>
        </w:rPr>
        <w:t>+0.25</w:t>
      </w:r>
      <w:r w:rsidRPr="00B146ED">
        <w:rPr>
          <w:b/>
        </w:rPr>
        <w:tab/>
        <w:t>Gear innovations are being implemented over a majority of the fishing area to minimize damage from gear types OR no innovations necessary because gear effects are minimal.</w:t>
      </w:r>
    </w:p>
    <w:p w:rsidR="00992627" w:rsidRDefault="00992627" w:rsidP="00D916C0">
      <w:pPr>
        <w:ind w:hanging="720"/>
      </w:pPr>
    </w:p>
    <w:p w:rsidR="00C841E2" w:rsidRDefault="00C841E2" w:rsidP="00D916C0">
      <w:pPr>
        <w:ind w:hanging="720"/>
      </w:pPr>
      <w:r>
        <w:tab/>
        <w:t xml:space="preserve">No gear modifications are needed because the effects of clam digging </w:t>
      </w:r>
      <w:r w:rsidR="007F03BA">
        <w:t xml:space="preserve">on bottom habitats </w:t>
      </w:r>
      <w:r>
        <w:t>are minimal.</w:t>
      </w:r>
    </w:p>
    <w:p w:rsidR="00C841E2" w:rsidRPr="006D3EEF" w:rsidRDefault="00C841E2" w:rsidP="00D916C0">
      <w:pPr>
        <w:ind w:hanging="720"/>
      </w:pPr>
    </w:p>
    <w:p w:rsidR="007702BE" w:rsidRPr="00B146ED" w:rsidRDefault="007702BE" w:rsidP="00D916C0">
      <w:pPr>
        <w:ind w:hanging="720"/>
        <w:rPr>
          <w:b/>
        </w:rPr>
      </w:pPr>
      <w:r w:rsidRPr="00B146ED">
        <w:rPr>
          <w:b/>
        </w:rPr>
        <w:lastRenderedPageBreak/>
        <w:t>+0.25</w:t>
      </w:r>
      <w:r w:rsidRPr="00B146ED">
        <w:rPr>
          <w:b/>
        </w:rPr>
        <w:tab/>
        <w:t>If gear impacts are substantial, resilience of affected habitats is fast (e.g., mud or sandy bottoms) OR gear effects are minimal.</w:t>
      </w:r>
    </w:p>
    <w:p w:rsidR="007702BE" w:rsidRDefault="007702BE" w:rsidP="00D916C0">
      <w:pPr>
        <w:ind w:hanging="720"/>
      </w:pPr>
    </w:p>
    <w:p w:rsidR="00992627" w:rsidRDefault="00992627" w:rsidP="00D916C0">
      <w:pPr>
        <w:ind w:hanging="720"/>
      </w:pPr>
      <w:r>
        <w:tab/>
      </w:r>
      <w:r w:rsidR="00F43E34">
        <w:t>Gear effects are minimal so we have awarded points.</w:t>
      </w:r>
    </w:p>
    <w:p w:rsidR="007F03BA" w:rsidRDefault="007F03BA" w:rsidP="00D916C0">
      <w:pPr>
        <w:ind w:hanging="720"/>
      </w:pPr>
    </w:p>
    <w:p w:rsidR="00F43E34" w:rsidRPr="007702BE" w:rsidRDefault="00F43E34" w:rsidP="00D916C0">
      <w:pPr>
        <w:ind w:hanging="720"/>
      </w:pPr>
    </w:p>
    <w:p w:rsidR="006D3EEF" w:rsidRPr="00B146ED" w:rsidRDefault="0064414F" w:rsidP="00D916C0">
      <w:pPr>
        <w:ind w:hanging="720"/>
        <w:rPr>
          <w:b/>
        </w:rPr>
      </w:pPr>
      <w:r w:rsidRPr="0064414F">
        <w:rPr>
          <w:b/>
        </w:rPr>
        <w:t>3.75</w:t>
      </w:r>
      <w:r w:rsidR="00C841E2" w:rsidRPr="0064414F">
        <w:rPr>
          <w:b/>
        </w:rPr>
        <w:t xml:space="preserve"> </w:t>
      </w:r>
      <w:r w:rsidR="007702BE" w:rsidRPr="0064414F">
        <w:rPr>
          <w:b/>
        </w:rPr>
        <w:t>Points for Habitat Quality and Fishing Gear Impacts</w:t>
      </w:r>
    </w:p>
    <w:p w:rsidR="006D3EEF" w:rsidRDefault="006D3EEF" w:rsidP="00D916C0">
      <w:pPr>
        <w:ind w:hanging="720"/>
      </w:pPr>
    </w:p>
    <w:p w:rsidR="006D3EEF" w:rsidRDefault="006D3EEF" w:rsidP="00D916C0">
      <w:pPr>
        <w:ind w:hanging="720"/>
      </w:pPr>
    </w:p>
    <w:p w:rsidR="006D3EEF" w:rsidRDefault="006D3EEF" w:rsidP="00D916C0">
      <w:pPr>
        <w:ind w:hanging="720"/>
      </w:pPr>
    </w:p>
    <w:p w:rsidR="006D3EEF" w:rsidRDefault="006D3EEF" w:rsidP="00D916C0">
      <w:pPr>
        <w:ind w:hanging="720"/>
      </w:pPr>
    </w:p>
    <w:p w:rsidR="006D3EEF" w:rsidRDefault="006D3EEF" w:rsidP="00D916C0">
      <w:pPr>
        <w:ind w:hanging="720"/>
      </w:pPr>
    </w:p>
    <w:p w:rsidR="007702BE" w:rsidRPr="003B184E" w:rsidRDefault="007702BE" w:rsidP="00D916C0">
      <w:pPr>
        <w:ind w:hanging="720"/>
        <w:rPr>
          <w:b/>
        </w:rPr>
      </w:pPr>
      <w:r w:rsidRPr="003B184E">
        <w:rPr>
          <w:b/>
        </w:rPr>
        <w:t>MANAGEMENT</w:t>
      </w:r>
    </w:p>
    <w:p w:rsidR="007702BE" w:rsidRPr="003B184E" w:rsidRDefault="007702BE" w:rsidP="00D916C0">
      <w:pPr>
        <w:ind w:hanging="720"/>
        <w:rPr>
          <w:b/>
        </w:rPr>
      </w:pPr>
    </w:p>
    <w:p w:rsidR="007702BE" w:rsidRPr="003B184E" w:rsidRDefault="007702BE" w:rsidP="00D916C0">
      <w:pPr>
        <w:ind w:hanging="720"/>
        <w:rPr>
          <w:b/>
        </w:rPr>
      </w:pPr>
      <w:r w:rsidRPr="003B184E">
        <w:rPr>
          <w:b/>
        </w:rPr>
        <w:t>Core Points (only one selection allowed)</w:t>
      </w:r>
    </w:p>
    <w:p w:rsidR="007702BE" w:rsidRPr="007702BE" w:rsidRDefault="007702BE" w:rsidP="00D916C0">
      <w:pPr>
        <w:ind w:hanging="720"/>
      </w:pPr>
    </w:p>
    <w:p w:rsidR="007702BE" w:rsidRPr="007702BE" w:rsidRDefault="007702BE" w:rsidP="003B184E">
      <w:pPr>
        <w:ind w:left="0"/>
      </w:pPr>
      <w:r w:rsidRPr="007702BE">
        <w:t>Select the option that most accurately describes the current management of the fisheries of this species.</w:t>
      </w:r>
    </w:p>
    <w:p w:rsidR="007702BE" w:rsidRPr="007702BE" w:rsidRDefault="007702BE" w:rsidP="00D916C0">
      <w:pPr>
        <w:ind w:hanging="720"/>
      </w:pPr>
    </w:p>
    <w:p w:rsidR="007702BE" w:rsidRPr="007702BE" w:rsidRDefault="007702BE" w:rsidP="00D916C0">
      <w:pPr>
        <w:ind w:hanging="720"/>
      </w:pPr>
      <w:r w:rsidRPr="007702BE">
        <w:t xml:space="preserve">1.00 </w:t>
      </w:r>
      <w:r w:rsidRPr="007702BE">
        <w:tab/>
        <w:t>Regulations are ineffective (e.g., illegal fishing or overfishing is occurring) OR the fishery is unregulated (i.e., no control rules are in effect).</w:t>
      </w:r>
    </w:p>
    <w:p w:rsidR="007702BE" w:rsidRPr="001B145A" w:rsidRDefault="007702BE" w:rsidP="00D916C0">
      <w:pPr>
        <w:ind w:hanging="720"/>
      </w:pPr>
    </w:p>
    <w:p w:rsidR="0025405B" w:rsidRPr="003B184E" w:rsidRDefault="007702BE" w:rsidP="00D916C0">
      <w:pPr>
        <w:ind w:hanging="720"/>
        <w:rPr>
          <w:b/>
        </w:rPr>
      </w:pPr>
      <w:r w:rsidRPr="003B184E">
        <w:rPr>
          <w:b/>
        </w:rPr>
        <w:t>2.00</w:t>
      </w:r>
      <w:r w:rsidRPr="003B184E">
        <w:rPr>
          <w:b/>
        </w:rPr>
        <w:tab/>
        <w:t>Management measures are in place over a major portion over the species' range but implementation has not met conservation goals OR management measures are in place but have not been in place long enough to determine if they are likely to achieve conservation and sustainability goals.</w:t>
      </w:r>
    </w:p>
    <w:p w:rsidR="00E43ED9" w:rsidRDefault="0025405B" w:rsidP="00D916C0">
      <w:pPr>
        <w:ind w:hanging="720"/>
      </w:pPr>
      <w:r>
        <w:tab/>
      </w:r>
    </w:p>
    <w:p w:rsidR="001B145A" w:rsidRDefault="001B145A" w:rsidP="003B184E">
      <w:r>
        <w:t xml:space="preserve">Management measures are in place throughout the Pacific Razor Clams’ range.  In Washington, there are five Pacific Razor Clam management areas in the recreational fishery; Long Beach, Twin Harbors, Copalis, Mocrocks, and Kalaloch (WDFW 2012a).  Three of these beaches (Copalis, Mocrocks and Kalaloch) are co-managed with </w:t>
      </w:r>
      <w:r w:rsidR="008D2C30">
        <w:t>the Quinault Indian Nation (WDFG 2012a)</w:t>
      </w:r>
      <w:r>
        <w:t xml:space="preserve">.  Joint population assessments are conducted </w:t>
      </w:r>
      <w:r w:rsidR="00976596">
        <w:t xml:space="preserve">annually </w:t>
      </w:r>
      <w:r>
        <w:t>to determine the total allowable catches</w:t>
      </w:r>
      <w:r w:rsidR="00F233BC">
        <w:t>. To</w:t>
      </w:r>
      <w:r w:rsidR="00976596">
        <w:t>tal allowable catches are set at</w:t>
      </w:r>
      <w:r w:rsidR="00F233BC">
        <w:t xml:space="preserve"> </w:t>
      </w:r>
      <w:r w:rsidR="00605AE7">
        <w:t xml:space="preserve">30% of </w:t>
      </w:r>
      <w:r w:rsidR="00976596">
        <w:t xml:space="preserve">the </w:t>
      </w:r>
      <w:r w:rsidR="00605AE7">
        <w:t>total number of clams over 7.6 cm (3 in)</w:t>
      </w:r>
      <w:r w:rsidR="008D2C30">
        <w:t xml:space="preserve">, </w:t>
      </w:r>
      <w:r w:rsidR="00976596">
        <w:t xml:space="preserve">and </w:t>
      </w:r>
      <w:r w:rsidR="008D2C30">
        <w:t>are split 50/50</w:t>
      </w:r>
      <w:r w:rsidR="00976596">
        <w:t xml:space="preserve"> between the Quinault </w:t>
      </w:r>
      <w:r w:rsidR="00B750D4">
        <w:t xml:space="preserve">Indian </w:t>
      </w:r>
      <w:r w:rsidR="00976596">
        <w:t>Nation and Washington State.</w:t>
      </w:r>
      <w:r>
        <w:t xml:space="preserve">. Seasons are determined together and each group monitors their respective fishery.  Management at Kalaloch is also done in conjunction with Olympic National Park.  The recreational fishery also has gear restrictions, daily limits and closed areas (WDFW 2012d).  The commercial and recreational fisheries are </w:t>
      </w:r>
      <w:r w:rsidRPr="00255F51">
        <w:t xml:space="preserve">conducted and managed so as not to interfere with each other (WDFW 2012a).  In </w:t>
      </w:r>
      <w:commentRangeStart w:id="6"/>
      <w:r w:rsidRPr="00255F51">
        <w:t>Washington’s commercial fishery</w:t>
      </w:r>
      <w:commentRangeEnd w:id="6"/>
      <w:r w:rsidR="00C65517">
        <w:rPr>
          <w:rStyle w:val="CommentReference"/>
        </w:rPr>
        <w:commentReference w:id="6"/>
      </w:r>
      <w:r w:rsidRPr="00255F51">
        <w:t>, there is a six week season that is open access.  The opening of the season depends on whe</w:t>
      </w:r>
      <w:r>
        <w:t>n the recreational fishery ends</w:t>
      </w:r>
      <w:r w:rsidRPr="00255F51">
        <w:t>, bio</w:t>
      </w:r>
      <w:r>
        <w:t>to</w:t>
      </w:r>
      <w:r w:rsidRPr="00255F51">
        <w:t>xin levels and tides (WDFG 2012c).  Fishing is only allowed on the detached Willapa Spits and a license is needed for fishing (WDFW 2012c,e).</w:t>
      </w:r>
      <w:r>
        <w:t xml:space="preserve"> </w:t>
      </w:r>
    </w:p>
    <w:p w:rsidR="001B145A" w:rsidRDefault="001B145A" w:rsidP="00D916C0">
      <w:pPr>
        <w:ind w:hanging="720"/>
      </w:pPr>
    </w:p>
    <w:p w:rsidR="001B145A" w:rsidRDefault="001B145A" w:rsidP="00D916C0">
      <w:pPr>
        <w:ind w:hanging="720"/>
      </w:pPr>
      <w:r>
        <w:tab/>
        <w:t xml:space="preserve">In Oregon, special permits are required in the commercial fishery to take Pacific Razor Clams and there is a minimum size of 7.6-9.5 cm (3-3/4 in) (ODFW 2013d).  </w:t>
      </w:r>
      <w:r>
        <w:lastRenderedPageBreak/>
        <w:t xml:space="preserve">Commercial inter-tidal fishermen are required to be licensed, complete logbooks, and there are gear restrictions, area restrictions, handling requirements and </w:t>
      </w:r>
      <w:r w:rsidR="006E7A59">
        <w:t>closed seasons</w:t>
      </w:r>
      <w:r>
        <w:t xml:space="preserve"> (ODFW 2013d).  There is a daily limit and gear restrictions in the recreational fishery (ODFW 2013c).</w:t>
      </w:r>
    </w:p>
    <w:p w:rsidR="001B145A" w:rsidRDefault="001B145A" w:rsidP="00D916C0">
      <w:pPr>
        <w:ind w:hanging="720"/>
      </w:pPr>
    </w:p>
    <w:p w:rsidR="001B145A" w:rsidRDefault="001B145A" w:rsidP="003B184E">
      <w:r>
        <w:t>In Cook Inlet, Alaska the recreational Pacific Razor Clam fishery is managed by the Alaska Department of Fish of Game (ADFG 2010).  Recreational fishers must  hold licenses, there is a daily limit on the east side of Cook Inlet and in some other areas there are also daily limits  and size limits (ADFG 2010; ADFG 2013d,e).  During the season, fishery managers can open/close fisheries based on current biological information, fishery performance, and personal judgment (ADFG 2013a).  In the commercial fishery, fishermen are restricted to areas approved for taking clams for human consumption, and while there are no catch limits, managers try to keep catches below 158-181 t (350,000-400,000 lbs) (Shields and Dupuis 2012).</w:t>
      </w:r>
    </w:p>
    <w:p w:rsidR="001B145A" w:rsidRDefault="001B145A" w:rsidP="00D916C0">
      <w:pPr>
        <w:ind w:hanging="720"/>
      </w:pPr>
    </w:p>
    <w:p w:rsidR="001B145A" w:rsidRPr="007702BE" w:rsidRDefault="001B145A" w:rsidP="00D916C0">
      <w:pPr>
        <w:ind w:hanging="720"/>
      </w:pPr>
      <w:r>
        <w:tab/>
        <w:t>In British Columbia, Canada, there is a joint management plan between the Haida Nation and Fisheries and Oceans Canada for Pacific R</w:t>
      </w:r>
      <w:r w:rsidR="00352D21">
        <w:t xml:space="preserve">azor Clams </w:t>
      </w:r>
      <w:r>
        <w:t>(PRCHNFOC 2010).  There are</w:t>
      </w:r>
      <w:r w:rsidR="00971BF4">
        <w:t xml:space="preserve"> seasons</w:t>
      </w:r>
      <w:r>
        <w:t xml:space="preserve">, </w:t>
      </w:r>
      <w:r w:rsidR="002D37CE">
        <w:t>area restrictions</w:t>
      </w:r>
      <w:r w:rsidR="00525040">
        <w:t>, catch limits</w:t>
      </w:r>
      <w:r w:rsidR="002D37CE">
        <w:t xml:space="preserve"> </w:t>
      </w:r>
      <w:r>
        <w:t xml:space="preserve">and all participants must report their catches.  In the commercial fishery, non-transferable licenses are required and there is a size limit of 90 mm (3.5 in).  </w:t>
      </w:r>
      <w:r w:rsidR="00352D21">
        <w:t>Each year the Haida N</w:t>
      </w:r>
      <w:r w:rsidR="002D37CE">
        <w:t xml:space="preserve">ation </w:t>
      </w:r>
      <w:r w:rsidR="00320CD7">
        <w:t>selects individuals who can participate</w:t>
      </w:r>
      <w:r w:rsidR="002D37CE">
        <w:t xml:space="preserve"> </w:t>
      </w:r>
      <w:r w:rsidR="00320CD7">
        <w:t>in</w:t>
      </w:r>
      <w:r w:rsidR="00352D21">
        <w:t xml:space="preserve"> the commercial fishery.  </w:t>
      </w:r>
      <w:r>
        <w:t>Recreational fishermen must have a valid license</w:t>
      </w:r>
      <w:r w:rsidR="00CF726A">
        <w:t>, there are seasons and area restrictions</w:t>
      </w:r>
      <w:r>
        <w:t xml:space="preserve"> and there is a daily catch/total possession limit.  In addition, recreational fishermen are urged to respect the 90 mm commercial size limit.  The Haida non-commercial fishery does not have any daily/possession limits but is also urged to respect the commercial size limit (PRCHNFOC 2010).</w:t>
      </w:r>
    </w:p>
    <w:p w:rsidR="001B145A" w:rsidRDefault="001B145A" w:rsidP="00D916C0">
      <w:pPr>
        <w:ind w:hanging="720"/>
      </w:pPr>
    </w:p>
    <w:p w:rsidR="001B145A" w:rsidRDefault="001B145A" w:rsidP="00D916C0">
      <w:pPr>
        <w:ind w:hanging="720"/>
      </w:pPr>
      <w:r>
        <w:tab/>
        <w:t>In California, commercial fishing is prohibited but recreational fishing is allowed (CDFG 2012a).  There are seasons in some areas and there is a daily catch limit (CDFG 2012b).</w:t>
      </w:r>
    </w:p>
    <w:p w:rsidR="001B145A" w:rsidRDefault="001B145A" w:rsidP="00D916C0">
      <w:pPr>
        <w:ind w:hanging="720"/>
      </w:pPr>
    </w:p>
    <w:p w:rsidR="001B145A" w:rsidRPr="006D3EEF" w:rsidRDefault="001B145A" w:rsidP="003B184E">
      <w:r w:rsidRPr="007D34AD">
        <w:t xml:space="preserve">We have awarded a </w:t>
      </w:r>
      <w:r>
        <w:t>medium score because although management regulations are in place, no conservation targets have been set.</w:t>
      </w:r>
    </w:p>
    <w:p w:rsidR="001B145A" w:rsidRPr="001B145A" w:rsidRDefault="001B145A" w:rsidP="00D916C0">
      <w:pPr>
        <w:ind w:hanging="720"/>
      </w:pPr>
    </w:p>
    <w:p w:rsidR="00E26E20" w:rsidRPr="001B145A" w:rsidRDefault="007702BE" w:rsidP="00D916C0">
      <w:pPr>
        <w:ind w:hanging="720"/>
      </w:pPr>
      <w:r w:rsidRPr="001B145A">
        <w:t>3.00</w:t>
      </w:r>
      <w:r w:rsidRPr="001B145A">
        <w:tab/>
        <w:t>Substantial management measures are in place over a large portion of the species range and have demonstrated success in achieving conservation and sustainability goals.</w:t>
      </w:r>
    </w:p>
    <w:p w:rsidR="007702BE" w:rsidRDefault="0007754B" w:rsidP="00D916C0">
      <w:pPr>
        <w:ind w:hanging="720"/>
      </w:pPr>
      <w:r>
        <w:tab/>
      </w:r>
    </w:p>
    <w:p w:rsidR="00B750D4" w:rsidRPr="007702BE" w:rsidRDefault="00B750D4" w:rsidP="00D916C0">
      <w:pPr>
        <w:ind w:hanging="720"/>
      </w:pPr>
    </w:p>
    <w:p w:rsidR="007702BE" w:rsidRPr="003B184E" w:rsidRDefault="007702BE" w:rsidP="00D916C0">
      <w:pPr>
        <w:ind w:hanging="720"/>
        <w:rPr>
          <w:b/>
        </w:rPr>
      </w:pPr>
      <w:r w:rsidRPr="003B184E">
        <w:rPr>
          <w:b/>
        </w:rPr>
        <w:t>Points of Adjustment (multiple selections allowed)</w:t>
      </w:r>
    </w:p>
    <w:p w:rsidR="007702BE" w:rsidRPr="007702BE" w:rsidRDefault="007702BE" w:rsidP="00D916C0">
      <w:pPr>
        <w:ind w:hanging="720"/>
      </w:pPr>
    </w:p>
    <w:p w:rsidR="007702BE" w:rsidRPr="007702BE" w:rsidRDefault="007702BE" w:rsidP="00D916C0">
      <w:pPr>
        <w:ind w:hanging="720"/>
      </w:pPr>
      <w:r w:rsidRPr="007702BE">
        <w:t>-0.25</w:t>
      </w:r>
      <w:r w:rsidRPr="007702BE">
        <w:rPr>
          <w:b/>
        </w:rPr>
        <w:tab/>
      </w:r>
      <w:r w:rsidRPr="007702BE">
        <w:t>There is inadequate scientific monitoring of stock status, catch or fishing effort.</w:t>
      </w:r>
    </w:p>
    <w:p w:rsidR="007702BE" w:rsidRPr="007702BE" w:rsidRDefault="007702BE" w:rsidP="00D916C0">
      <w:pPr>
        <w:ind w:hanging="720"/>
      </w:pPr>
    </w:p>
    <w:p w:rsidR="00EF5F17" w:rsidRPr="001B145A" w:rsidRDefault="007702BE" w:rsidP="00D916C0">
      <w:pPr>
        <w:ind w:hanging="720"/>
        <w:rPr>
          <w:b/>
        </w:rPr>
      </w:pPr>
      <w:r w:rsidRPr="00EF5F17">
        <w:rPr>
          <w:b/>
        </w:rPr>
        <w:t>-</w:t>
      </w:r>
      <w:r w:rsidRPr="001B145A">
        <w:t>0.25</w:t>
      </w:r>
      <w:r w:rsidRPr="001B145A">
        <w:tab/>
        <w:t>Management does not explicitly address fishery effects on habitat, food webs, and ecosystems.</w:t>
      </w:r>
    </w:p>
    <w:p w:rsidR="00EF5F17" w:rsidRDefault="00EF5F17" w:rsidP="00D916C0">
      <w:pPr>
        <w:ind w:hanging="720"/>
      </w:pPr>
    </w:p>
    <w:p w:rsidR="007702BE" w:rsidRPr="007702BE" w:rsidRDefault="007702BE" w:rsidP="00D916C0">
      <w:pPr>
        <w:ind w:hanging="720"/>
      </w:pPr>
      <w:r w:rsidRPr="007702BE">
        <w:t>-0.25</w:t>
      </w:r>
      <w:r w:rsidRPr="007702BE">
        <w:tab/>
        <w:t>This species is overfished and no recovery plan or an ineffective recovery plan is in place.</w:t>
      </w:r>
    </w:p>
    <w:p w:rsidR="007702BE" w:rsidRPr="007702BE" w:rsidRDefault="007702BE" w:rsidP="00D916C0">
      <w:pPr>
        <w:ind w:hanging="720"/>
      </w:pPr>
    </w:p>
    <w:p w:rsidR="007702BE" w:rsidRPr="007702BE" w:rsidRDefault="007702BE" w:rsidP="00D916C0">
      <w:pPr>
        <w:ind w:hanging="720"/>
      </w:pPr>
      <w:r w:rsidRPr="007702BE">
        <w:lastRenderedPageBreak/>
        <w:t>-0.25</w:t>
      </w:r>
      <w:r w:rsidRPr="007702BE">
        <w:tab/>
        <w:t>Management has failed to reduce excess capacity in this fishery or implements subsidies that result in excess capacity in this fishery.</w:t>
      </w:r>
    </w:p>
    <w:p w:rsidR="007702BE" w:rsidRPr="007702BE" w:rsidRDefault="007702BE" w:rsidP="00D916C0">
      <w:pPr>
        <w:ind w:hanging="720"/>
      </w:pPr>
    </w:p>
    <w:p w:rsidR="007702BE" w:rsidRPr="003B184E" w:rsidRDefault="007702BE" w:rsidP="00D916C0">
      <w:pPr>
        <w:ind w:hanging="720"/>
        <w:rPr>
          <w:b/>
        </w:rPr>
      </w:pPr>
      <w:r w:rsidRPr="003B184E">
        <w:rPr>
          <w:b/>
        </w:rPr>
        <w:t>+0.25</w:t>
      </w:r>
      <w:r w:rsidRPr="003B184E">
        <w:rPr>
          <w:b/>
        </w:rPr>
        <w:tab/>
        <w:t xml:space="preserve">There is adequate scientific monitoring, analysis and interpretation of stock status, catch and fishing effort. </w:t>
      </w:r>
    </w:p>
    <w:p w:rsidR="0007754B" w:rsidRDefault="0007754B" w:rsidP="00D916C0">
      <w:pPr>
        <w:ind w:hanging="720"/>
      </w:pPr>
    </w:p>
    <w:p w:rsidR="00EF5F17" w:rsidRDefault="00EF5F17" w:rsidP="00D916C0">
      <w:pPr>
        <w:ind w:hanging="720"/>
      </w:pPr>
      <w:r>
        <w:tab/>
      </w:r>
      <w:commentRangeStart w:id="7"/>
      <w:r>
        <w:t xml:space="preserve">In Washington, the total allowable catch limit for the recreational fishery is determined through annual </w:t>
      </w:r>
      <w:commentRangeStart w:id="8"/>
      <w:r>
        <w:t xml:space="preserve">population assessments </w:t>
      </w:r>
      <w:commentRangeEnd w:id="8"/>
      <w:r w:rsidR="003C6C77">
        <w:rPr>
          <w:rStyle w:val="CommentReference"/>
        </w:rPr>
        <w:commentReference w:id="8"/>
      </w:r>
      <w:r>
        <w:t>for each of the five managed beaches (WDFW 2012a).  All five management areas are surveyed each year between May and September during which time clams are counted and measured (WDFW 2012a).</w:t>
      </w:r>
      <w:r w:rsidR="00BE71AC">
        <w:t xml:space="preserve">  The commercial fishery is consistently monitored to determine clam abundance </w:t>
      </w:r>
      <w:commentRangeEnd w:id="7"/>
      <w:r w:rsidR="00C65517">
        <w:rPr>
          <w:rStyle w:val="CommentReference"/>
        </w:rPr>
        <w:commentReference w:id="7"/>
      </w:r>
      <w:r w:rsidR="00BE71AC">
        <w:t>(WDFW 2012c).</w:t>
      </w:r>
      <w:r w:rsidR="00B104CD">
        <w:tab/>
      </w:r>
    </w:p>
    <w:p w:rsidR="00EF5F17" w:rsidRDefault="00EF5F17" w:rsidP="00D916C0">
      <w:pPr>
        <w:ind w:hanging="720"/>
      </w:pPr>
    </w:p>
    <w:p w:rsidR="00B104CD" w:rsidRDefault="00B104CD" w:rsidP="003B184E">
      <w:r>
        <w:t>In Oregon, monitoring of</w:t>
      </w:r>
      <w:r w:rsidR="004901D9">
        <w:t xml:space="preserve"> the commercial fishery at</w:t>
      </w:r>
      <w:r>
        <w:t xml:space="preserve"> Clatsop beaches, where 90% of the fishery effort for </w:t>
      </w:r>
      <w:r w:rsidR="00CF0962">
        <w:t xml:space="preserve">Pacific </w:t>
      </w:r>
      <w:r>
        <w:t xml:space="preserve">Razor Clams occurs, has been conducted by the Oregon Department of Fish </w:t>
      </w:r>
      <w:r w:rsidR="004901D9">
        <w:t>and Wildlife since 1935 (Hunter</w:t>
      </w:r>
      <w:r>
        <w:t xml:space="preserve"> 2008).</w:t>
      </w:r>
      <w:r w:rsidR="004901D9">
        <w:t xml:space="preserve">  Monitoring of the recreational fishery has been ongoing since 1955 (Hunter 2008).</w:t>
      </w:r>
      <w:r w:rsidR="0041207D">
        <w:t xml:space="preserve"> </w:t>
      </w:r>
      <w:r w:rsidR="005D1DB3">
        <w:t xml:space="preserve"> Monitoring includes sampling, interviews with fisherman (effort, catch, age composition and harvest area), age and length analysis, </w:t>
      </w:r>
      <w:r w:rsidR="00525040">
        <w:t>how many clams are wasted due to breakage during harvesting</w:t>
      </w:r>
      <w:r w:rsidR="005D1DB3">
        <w:t>, tests fo</w:t>
      </w:r>
      <w:r w:rsidR="0041207D">
        <w:t>r biological toxins</w:t>
      </w:r>
      <w:r w:rsidR="007131DF">
        <w:t>,</w:t>
      </w:r>
      <w:r w:rsidR="0041207D">
        <w:t xml:space="preserve"> and</w:t>
      </w:r>
      <w:r w:rsidR="005D1DB3">
        <w:t xml:space="preserve"> </w:t>
      </w:r>
      <w:r w:rsidR="00207073">
        <w:t xml:space="preserve">annual </w:t>
      </w:r>
      <w:r w:rsidR="005D1DB3">
        <w:t>population assessments (Hunter 2008).</w:t>
      </w:r>
    </w:p>
    <w:p w:rsidR="004A6AFA" w:rsidRDefault="004A6AFA" w:rsidP="00D916C0">
      <w:pPr>
        <w:ind w:hanging="720"/>
      </w:pPr>
    </w:p>
    <w:p w:rsidR="000D5614" w:rsidRDefault="004A6AFA" w:rsidP="00D916C0">
      <w:pPr>
        <w:ind w:hanging="720"/>
      </w:pPr>
      <w:r>
        <w:tab/>
      </w:r>
      <w:r w:rsidR="00525040">
        <w:t>In</w:t>
      </w:r>
      <w:r w:rsidR="00EF5F17">
        <w:t xml:space="preserve"> Alaska, the recreational fishery is monitored by looking at the age and size of clams, </w:t>
      </w:r>
      <w:r w:rsidR="00976596">
        <w:t xml:space="preserve">estimating </w:t>
      </w:r>
      <w:r w:rsidR="00EF5F17">
        <w:t xml:space="preserve">fishing </w:t>
      </w:r>
      <w:r w:rsidR="00976596">
        <w:t xml:space="preserve">levels </w:t>
      </w:r>
      <w:r w:rsidR="00EF5F17">
        <w:t>from individual beaches</w:t>
      </w:r>
      <w:r w:rsidR="007131DF">
        <w:t>,</w:t>
      </w:r>
      <w:r w:rsidR="00EF5F17">
        <w:t xml:space="preserve"> and estimat</w:t>
      </w:r>
      <w:r w:rsidR="00976596">
        <w:t>ing</w:t>
      </w:r>
      <w:r w:rsidR="00EF5F17">
        <w:t xml:space="preserve"> the number of clams on the two beaches with the largest populations</w:t>
      </w:r>
      <w:r w:rsidR="00D57DC1">
        <w:t xml:space="preserve"> (Clam Gulch and Ninilchik)</w:t>
      </w:r>
      <w:r w:rsidR="00EF5F17">
        <w:t xml:space="preserve"> (ADFG 2010).  The amount of </w:t>
      </w:r>
      <w:r w:rsidR="00CF0962">
        <w:t xml:space="preserve">Pacific </w:t>
      </w:r>
      <w:r w:rsidR="00EF5F17">
        <w:t>Razor Clams taken by recreational fishermen is estimated from</w:t>
      </w:r>
      <w:r w:rsidR="001B145A">
        <w:t xml:space="preserve"> fishermen surveys</w:t>
      </w:r>
      <w:r w:rsidR="007131DF">
        <w:t>,</w:t>
      </w:r>
      <w:r w:rsidR="00EF5F17">
        <w:t xml:space="preserve"> along with aerial surveys that are used to count the number of </w:t>
      </w:r>
      <w:r w:rsidR="007131DF">
        <w:t xml:space="preserve">fishermen or </w:t>
      </w:r>
      <w:r w:rsidR="00EF5F17">
        <w:t xml:space="preserve">diggers on different beaches (ADFG 2010).  </w:t>
      </w:r>
      <w:r w:rsidR="00D57DC1">
        <w:t>The number of clams on a beach are estimated by using water pumps and calculating the average number of clams in a sample, which is then expanded to the total beach area (ADFG 2010).</w:t>
      </w:r>
    </w:p>
    <w:p w:rsidR="003B184E" w:rsidRDefault="003B184E" w:rsidP="00D916C0">
      <w:pPr>
        <w:ind w:hanging="720"/>
      </w:pPr>
    </w:p>
    <w:p w:rsidR="004449B6" w:rsidRDefault="000D5614" w:rsidP="00D916C0">
      <w:pPr>
        <w:ind w:hanging="720"/>
      </w:pPr>
      <w:r>
        <w:tab/>
        <w:t xml:space="preserve">In British Columbia, the Haida Fisheries Program has been doing beach surveys to check the health of </w:t>
      </w:r>
      <w:r w:rsidR="00CF0962">
        <w:t xml:space="preserve">Pacific </w:t>
      </w:r>
      <w:r>
        <w:t xml:space="preserve">Razor Clams since 1994 </w:t>
      </w:r>
      <w:r w:rsidR="007131DF">
        <w:t>and a</w:t>
      </w:r>
      <w:r w:rsidR="00F34D41">
        <w:t>ssessments have been</w:t>
      </w:r>
      <w:r w:rsidR="004C3938">
        <w:t xml:space="preserve"> conducted on a</w:t>
      </w:r>
      <w:r w:rsidR="0041207D">
        <w:t xml:space="preserve"> beach-by-beach basis</w:t>
      </w:r>
      <w:r w:rsidR="004C3938">
        <w:t xml:space="preserve"> since 2001</w:t>
      </w:r>
      <w:r w:rsidR="007131DF">
        <w:t xml:space="preserve"> (PRCHNFOC 2010).  </w:t>
      </w:r>
      <w:r w:rsidR="004C3938">
        <w:t xml:space="preserve">Annual catch limits are determined prior to the start of the season </w:t>
      </w:r>
      <w:r w:rsidR="00A40012">
        <w:t>as the sum of the</w:t>
      </w:r>
      <w:r w:rsidR="00FB04C8">
        <w:t xml:space="preserve"> individual beach catch limits</w:t>
      </w:r>
      <w:r w:rsidR="00F34D41">
        <w:t xml:space="preserve">.  </w:t>
      </w:r>
      <w:r w:rsidR="00A40012">
        <w:t xml:space="preserve">Information on </w:t>
      </w:r>
      <w:r w:rsidR="00976596">
        <w:t>f</w:t>
      </w:r>
      <w:r w:rsidR="00F34D41">
        <w:t>ishing</w:t>
      </w:r>
      <w:r w:rsidR="00A40012">
        <w:t xml:space="preserve"> </w:t>
      </w:r>
      <w:r w:rsidR="00976596">
        <w:t xml:space="preserve">and catches </w:t>
      </w:r>
      <w:r w:rsidR="00A40012">
        <w:t>is reported by beach</w:t>
      </w:r>
      <w:r w:rsidR="00F34D41">
        <w:t xml:space="preserve"> (PRCHNFOC 2010)</w:t>
      </w:r>
      <w:r w:rsidR="00F3766D">
        <w:t>.</w:t>
      </w:r>
    </w:p>
    <w:p w:rsidR="003B184E" w:rsidRDefault="003B184E" w:rsidP="00D916C0">
      <w:pPr>
        <w:ind w:hanging="720"/>
      </w:pPr>
    </w:p>
    <w:p w:rsidR="004449B6" w:rsidRDefault="004449B6" w:rsidP="00D916C0">
      <w:pPr>
        <w:ind w:hanging="720"/>
      </w:pPr>
      <w:r>
        <w:tab/>
      </w:r>
      <w:r w:rsidR="000D0A1B">
        <w:t xml:space="preserve">We have awarded points </w:t>
      </w:r>
      <w:r w:rsidR="006D18B1">
        <w:t xml:space="preserve">because there is adequate scientific monitoring </w:t>
      </w:r>
      <w:r w:rsidR="00976596">
        <w:t xml:space="preserve">of </w:t>
      </w:r>
      <w:r w:rsidR="00CF0962">
        <w:t xml:space="preserve">Pacific </w:t>
      </w:r>
      <w:r w:rsidR="006D18B1">
        <w:t xml:space="preserve">Razor </w:t>
      </w:r>
      <w:r w:rsidR="009635D4">
        <w:t>Clam throughout its range</w:t>
      </w:r>
      <w:r w:rsidR="006D18B1">
        <w:t>.</w:t>
      </w:r>
    </w:p>
    <w:p w:rsidR="00B104CD" w:rsidRPr="006D3EEF" w:rsidRDefault="00B104CD" w:rsidP="00D916C0">
      <w:pPr>
        <w:ind w:hanging="720"/>
      </w:pPr>
    </w:p>
    <w:p w:rsidR="007702BE" w:rsidRPr="007702BE" w:rsidRDefault="007702BE" w:rsidP="00D916C0">
      <w:pPr>
        <w:ind w:hanging="720"/>
      </w:pPr>
      <w:r w:rsidRPr="007702BE">
        <w:t>+0.25</w:t>
      </w:r>
      <w:r w:rsidRPr="007702BE">
        <w:tab/>
        <w:t>Management explicitly and effectively addresses fishery effects on habitat, food webs, and ecosystems.</w:t>
      </w:r>
    </w:p>
    <w:p w:rsidR="007702BE" w:rsidRPr="007702BE" w:rsidRDefault="007702BE" w:rsidP="00D916C0">
      <w:pPr>
        <w:ind w:hanging="720"/>
      </w:pPr>
    </w:p>
    <w:p w:rsidR="007702BE" w:rsidRPr="003B184E" w:rsidRDefault="007702BE" w:rsidP="00D916C0">
      <w:pPr>
        <w:ind w:hanging="720"/>
        <w:rPr>
          <w:b/>
        </w:rPr>
      </w:pPr>
      <w:r w:rsidRPr="003B184E">
        <w:rPr>
          <w:b/>
        </w:rPr>
        <w:t>+0.25</w:t>
      </w:r>
      <w:r w:rsidRPr="003B184E">
        <w:rPr>
          <w:b/>
        </w:rPr>
        <w:tab/>
        <w:t>This species is overfished and there is a recovery plan (including benchmarks, timetables and methods to evaluate success) in place that is showing signs of success OR recovery plan is not needed.</w:t>
      </w:r>
    </w:p>
    <w:p w:rsidR="0007754B" w:rsidRDefault="0007754B" w:rsidP="00D916C0">
      <w:pPr>
        <w:ind w:hanging="720"/>
      </w:pPr>
    </w:p>
    <w:p w:rsidR="006D18B1" w:rsidRDefault="006D18B1" w:rsidP="00D916C0">
      <w:pPr>
        <w:ind w:hanging="720"/>
      </w:pPr>
      <w:r>
        <w:lastRenderedPageBreak/>
        <w:tab/>
      </w:r>
      <w:r w:rsidR="0095005F">
        <w:t>There is no indication that Pacific R</w:t>
      </w:r>
      <w:r w:rsidR="00CF0962">
        <w:t>azor Clams are overfished, so a</w:t>
      </w:r>
      <w:r>
        <w:t xml:space="preserve"> recovery plan is </w:t>
      </w:r>
      <w:r w:rsidR="0095005F">
        <w:t xml:space="preserve">not </w:t>
      </w:r>
      <w:r>
        <w:t>needed.</w:t>
      </w:r>
      <w:r w:rsidR="0095005F">
        <w:t xml:space="preserve"> Points are thus added. </w:t>
      </w:r>
    </w:p>
    <w:p w:rsidR="006D18B1" w:rsidRPr="006D3EEF" w:rsidRDefault="006D18B1" w:rsidP="00D916C0">
      <w:pPr>
        <w:ind w:hanging="720"/>
      </w:pPr>
    </w:p>
    <w:p w:rsidR="007702BE" w:rsidRPr="006D3EEF" w:rsidRDefault="007702BE" w:rsidP="00D916C0">
      <w:pPr>
        <w:ind w:hanging="720"/>
      </w:pPr>
      <w:r w:rsidRPr="006D3EEF">
        <w:t>+0.25</w:t>
      </w:r>
      <w:r w:rsidRPr="006D3EEF">
        <w:tab/>
        <w:t>Management has taken action to control excess capacity or reduce subsidies that result in excess capacity OR no measures are necessary because fishery is not overcapitalized.</w:t>
      </w:r>
    </w:p>
    <w:p w:rsidR="007702BE" w:rsidRDefault="007702BE" w:rsidP="00D916C0">
      <w:pPr>
        <w:ind w:hanging="720"/>
      </w:pPr>
    </w:p>
    <w:p w:rsidR="00CC380D" w:rsidRPr="00FC237D" w:rsidRDefault="00FC237D" w:rsidP="00D916C0">
      <w:pPr>
        <w:ind w:hanging="720"/>
      </w:pPr>
      <w:r>
        <w:tab/>
      </w:r>
    </w:p>
    <w:p w:rsidR="007702BE" w:rsidRPr="007702BE" w:rsidRDefault="007702BE" w:rsidP="00D916C0">
      <w:pPr>
        <w:ind w:hanging="720"/>
      </w:pPr>
    </w:p>
    <w:p w:rsidR="007702BE" w:rsidRPr="003B184E" w:rsidRDefault="001B145A" w:rsidP="00D916C0">
      <w:pPr>
        <w:ind w:hanging="720"/>
        <w:rPr>
          <w:b/>
        </w:rPr>
      </w:pPr>
      <w:r w:rsidRPr="003B184E">
        <w:rPr>
          <w:b/>
        </w:rPr>
        <w:t>2.50</w:t>
      </w:r>
      <w:r w:rsidR="00CB2112" w:rsidRPr="003B184E">
        <w:rPr>
          <w:b/>
        </w:rPr>
        <w:t xml:space="preserve"> </w:t>
      </w:r>
      <w:r w:rsidR="007702BE" w:rsidRPr="003B184E">
        <w:rPr>
          <w:b/>
        </w:rPr>
        <w:t>Points for Management</w:t>
      </w:r>
      <w:r w:rsidR="007702BE" w:rsidRPr="003B184E">
        <w:rPr>
          <w:b/>
        </w:rPr>
        <w:tab/>
      </w:r>
    </w:p>
    <w:p w:rsidR="007702BE" w:rsidRPr="007702BE" w:rsidRDefault="007702BE" w:rsidP="00D916C0">
      <w:pPr>
        <w:ind w:hanging="720"/>
      </w:pPr>
    </w:p>
    <w:p w:rsidR="007702BE" w:rsidRPr="007702BE" w:rsidRDefault="007702BE" w:rsidP="00D916C0">
      <w:pPr>
        <w:ind w:hanging="720"/>
      </w:pPr>
    </w:p>
    <w:p w:rsidR="007702BE" w:rsidRDefault="007702BE" w:rsidP="00D916C0">
      <w:pPr>
        <w:ind w:hanging="720"/>
      </w:pPr>
    </w:p>
    <w:p w:rsidR="007702BE" w:rsidRDefault="007702BE" w:rsidP="00D916C0">
      <w:pPr>
        <w:ind w:hanging="720"/>
      </w:pPr>
    </w:p>
    <w:p w:rsidR="00185895" w:rsidRPr="007702BE" w:rsidRDefault="00185895" w:rsidP="00D916C0">
      <w:pPr>
        <w:ind w:hanging="720"/>
      </w:pPr>
    </w:p>
    <w:p w:rsidR="007702BE" w:rsidRPr="003B184E" w:rsidRDefault="007702BE" w:rsidP="00D916C0">
      <w:pPr>
        <w:ind w:hanging="720"/>
        <w:rPr>
          <w:b/>
        </w:rPr>
      </w:pPr>
      <w:r w:rsidRPr="003B184E">
        <w:rPr>
          <w:b/>
        </w:rPr>
        <w:t>BYCATCH</w:t>
      </w:r>
    </w:p>
    <w:p w:rsidR="007702BE" w:rsidRPr="003B184E" w:rsidRDefault="007702BE" w:rsidP="00D916C0">
      <w:pPr>
        <w:ind w:hanging="720"/>
        <w:rPr>
          <w:b/>
        </w:rPr>
      </w:pPr>
    </w:p>
    <w:p w:rsidR="007702BE" w:rsidRPr="003B184E" w:rsidRDefault="007702BE" w:rsidP="00D916C0">
      <w:pPr>
        <w:ind w:hanging="720"/>
        <w:rPr>
          <w:b/>
        </w:rPr>
      </w:pPr>
      <w:r w:rsidRPr="003B184E">
        <w:rPr>
          <w:b/>
        </w:rPr>
        <w:t>Core Points (only one selection allowed)</w:t>
      </w:r>
    </w:p>
    <w:p w:rsidR="007702BE" w:rsidRPr="007702BE" w:rsidRDefault="007702BE" w:rsidP="00D916C0">
      <w:pPr>
        <w:ind w:hanging="720"/>
      </w:pPr>
    </w:p>
    <w:p w:rsidR="007702BE" w:rsidRPr="007702BE" w:rsidRDefault="00E47FD9" w:rsidP="003B184E">
      <w:pPr>
        <w:ind w:left="0"/>
      </w:pPr>
      <w:r>
        <w:t>Select the option that most accurately describes the current level of bycatch and the consequences that result from fishing this species. The term, "bycatch" used in this document excludes incidental catch of a species for which an adequate management framework exists. The terms, "endangered, threatened, or protected," used in this document refer to species status that is determined by national legislation such as the U.S. Endangered Species Act, the U.S. Marine Mammal Protection Act (or another nation's equivalent), the IUCN Red List, or a credible scientific body such as the American Fisheries Society.</w:t>
      </w:r>
    </w:p>
    <w:p w:rsidR="007702BE" w:rsidRPr="007702BE" w:rsidRDefault="007702BE" w:rsidP="00D916C0">
      <w:pPr>
        <w:ind w:hanging="720"/>
      </w:pPr>
    </w:p>
    <w:p w:rsidR="007702BE" w:rsidRPr="007702BE" w:rsidRDefault="007702BE" w:rsidP="00D916C0">
      <w:pPr>
        <w:ind w:hanging="720"/>
      </w:pPr>
      <w:r w:rsidRPr="007702BE">
        <w:t>1.00</w:t>
      </w:r>
      <w:r w:rsidRPr="007702BE">
        <w:tab/>
        <w:t>Bycatch in this fishery is high (&gt;100% of targeted landings), OR regularly includes a "threatened, endangered or protected species."</w:t>
      </w:r>
    </w:p>
    <w:p w:rsidR="007702BE" w:rsidRPr="007702BE" w:rsidRDefault="007702BE" w:rsidP="00D916C0">
      <w:pPr>
        <w:ind w:hanging="720"/>
      </w:pPr>
    </w:p>
    <w:p w:rsidR="007702BE" w:rsidRPr="006D3EEF" w:rsidRDefault="007702BE" w:rsidP="00D916C0">
      <w:pPr>
        <w:ind w:hanging="720"/>
      </w:pPr>
      <w:r w:rsidRPr="006D3EEF">
        <w:t>2.00</w:t>
      </w:r>
      <w:r w:rsidRPr="006D3EEF">
        <w:tab/>
        <w:t>Bycatch in this fishery is moderate (10-99% of targeted landings) AND does not regularly include "threatened, endangered or protected species" OR level of bycatch is unknown.</w:t>
      </w:r>
    </w:p>
    <w:p w:rsidR="0007754B" w:rsidRDefault="0007754B" w:rsidP="00D916C0">
      <w:pPr>
        <w:ind w:hanging="720"/>
      </w:pPr>
    </w:p>
    <w:p w:rsidR="007702BE" w:rsidRPr="003B184E" w:rsidRDefault="007702BE" w:rsidP="00D916C0">
      <w:pPr>
        <w:ind w:hanging="720"/>
        <w:rPr>
          <w:b/>
        </w:rPr>
      </w:pPr>
      <w:r w:rsidRPr="003B184E">
        <w:rPr>
          <w:b/>
        </w:rPr>
        <w:t>3.00</w:t>
      </w:r>
      <w:r w:rsidRPr="003B184E">
        <w:rPr>
          <w:b/>
        </w:rPr>
        <w:tab/>
        <w:t>Bycatch in this fishery is low (&lt;10% of targeted landings) and does not regularly include "threatened, endangered or protected species."</w:t>
      </w:r>
    </w:p>
    <w:p w:rsidR="008D5103" w:rsidRDefault="008D5103" w:rsidP="00D916C0">
      <w:pPr>
        <w:ind w:hanging="720"/>
      </w:pPr>
    </w:p>
    <w:p w:rsidR="0069382C" w:rsidRDefault="0069382C" w:rsidP="00D916C0">
      <w:pPr>
        <w:ind w:hanging="720"/>
      </w:pPr>
      <w:r>
        <w:tab/>
      </w:r>
      <w:r w:rsidR="002969DF">
        <w:t xml:space="preserve">Pacific Razor Clams are collected by hand, hand shovel and clam </w:t>
      </w:r>
      <w:r w:rsidR="00FB04C8">
        <w:t>tube</w:t>
      </w:r>
      <w:r w:rsidR="002969DF">
        <w:t xml:space="preserve">  This type of fishing method is very selective and results in minimal bycatch of other species.  Pacific Razor Clams </w:t>
      </w:r>
      <w:r w:rsidR="00111EC3">
        <w:t xml:space="preserve">may be </w:t>
      </w:r>
      <w:r w:rsidR="002969DF">
        <w:t>discarded or reburied when they are below a certain size limit</w:t>
      </w:r>
      <w:r w:rsidR="00111EC3">
        <w:t>,</w:t>
      </w:r>
      <w:r w:rsidR="002969DF">
        <w:t xml:space="preserve"> but, in most locations, fishermen are required to keep all of the clams dug regardless of condition</w:t>
      </w:r>
      <w:r w:rsidR="00FB04C8">
        <w:t xml:space="preserve"> (i.e. if they are broken)</w:t>
      </w:r>
      <w:r w:rsidR="002969DF">
        <w:t xml:space="preserve"> (i.e. WDFW 2012d; ADFG 2013d; ODFW 2013c).</w:t>
      </w:r>
      <w:r>
        <w:t>There is little to no bycatch associated with clam digging and there are no interactions with threatened, endangered or protected species, so we have awarded a high score.</w:t>
      </w:r>
    </w:p>
    <w:p w:rsidR="009635D4" w:rsidRDefault="009635D4" w:rsidP="00D916C0">
      <w:pPr>
        <w:ind w:hanging="720"/>
      </w:pPr>
    </w:p>
    <w:p w:rsidR="007702BE" w:rsidRPr="003B184E" w:rsidRDefault="007702BE" w:rsidP="00D916C0">
      <w:pPr>
        <w:pStyle w:val="Heading5"/>
        <w:ind w:hanging="720"/>
        <w:rPr>
          <w:sz w:val="24"/>
          <w:szCs w:val="24"/>
        </w:rPr>
      </w:pPr>
      <w:r w:rsidRPr="003B184E">
        <w:rPr>
          <w:sz w:val="24"/>
          <w:szCs w:val="24"/>
        </w:rPr>
        <w:lastRenderedPageBreak/>
        <w:t>Points of Adjustment (multiple selections allowed)</w:t>
      </w:r>
      <w:r w:rsidR="006D3EEF" w:rsidRPr="003B184E">
        <w:rPr>
          <w:sz w:val="24"/>
          <w:szCs w:val="24"/>
        </w:rPr>
        <w:tab/>
      </w:r>
    </w:p>
    <w:p w:rsidR="007702BE" w:rsidRPr="007702BE" w:rsidRDefault="007702BE" w:rsidP="00D916C0">
      <w:pPr>
        <w:ind w:hanging="720"/>
      </w:pPr>
      <w:r w:rsidRPr="007702BE">
        <w:t>-0.25</w:t>
      </w:r>
      <w:r w:rsidRPr="007702BE">
        <w:tab/>
        <w:t>Bycatch in this fishery is a contributing factor to the decline of "threatened, endangered, or protected species" and no effective measures are being taken to reduce it.</w:t>
      </w:r>
    </w:p>
    <w:p w:rsidR="007702BE" w:rsidRPr="007702BE" w:rsidRDefault="007702BE" w:rsidP="00D916C0">
      <w:pPr>
        <w:ind w:hanging="720"/>
      </w:pPr>
    </w:p>
    <w:p w:rsidR="007702BE" w:rsidRPr="007702BE" w:rsidRDefault="007702BE" w:rsidP="00D916C0">
      <w:pPr>
        <w:ind w:hanging="720"/>
      </w:pPr>
      <w:r w:rsidRPr="007702BE">
        <w:t>-0.25</w:t>
      </w:r>
      <w:r w:rsidRPr="007702BE">
        <w:tab/>
        <w:t>Bycatch of targeted or non-targeted species (e.g., undersize individuals) in this fishery is high and no measures are being taken to reduce it.</w:t>
      </w:r>
    </w:p>
    <w:p w:rsidR="007702BE" w:rsidRPr="007702BE" w:rsidRDefault="007702BE" w:rsidP="00D916C0">
      <w:pPr>
        <w:ind w:hanging="720"/>
      </w:pPr>
    </w:p>
    <w:p w:rsidR="007702BE" w:rsidRPr="007702BE" w:rsidRDefault="007702BE" w:rsidP="00D916C0">
      <w:pPr>
        <w:ind w:hanging="720"/>
      </w:pPr>
      <w:r w:rsidRPr="007702BE">
        <w:t>-0.25</w:t>
      </w:r>
      <w:r w:rsidRPr="007702BE">
        <w:tab/>
        <w:t>Bycatch of this species (e.g., undersize individuals) in other fisheries is high OR bycatch of this species in other fisheries inhibits its recovery, and no measures are being taken to reduce it.</w:t>
      </w:r>
    </w:p>
    <w:p w:rsidR="007702BE" w:rsidRPr="007702BE" w:rsidRDefault="007702BE" w:rsidP="00D916C0">
      <w:pPr>
        <w:ind w:hanging="720"/>
      </w:pPr>
    </w:p>
    <w:p w:rsidR="007702BE" w:rsidRPr="007702BE" w:rsidRDefault="007702BE" w:rsidP="00D916C0">
      <w:pPr>
        <w:ind w:hanging="720"/>
      </w:pPr>
      <w:r w:rsidRPr="007702BE">
        <w:t>-0.25</w:t>
      </w:r>
      <w:r w:rsidRPr="007702BE">
        <w:tab/>
        <w:t>The continued removal of the bycatch species contributes to its decline.</w:t>
      </w:r>
    </w:p>
    <w:p w:rsidR="007702BE" w:rsidRPr="007702BE" w:rsidRDefault="007702BE" w:rsidP="00D916C0">
      <w:pPr>
        <w:ind w:hanging="720"/>
      </w:pPr>
    </w:p>
    <w:p w:rsidR="007702BE" w:rsidRPr="003B184E" w:rsidRDefault="007702BE" w:rsidP="00D916C0">
      <w:pPr>
        <w:ind w:hanging="720"/>
        <w:rPr>
          <w:b/>
        </w:rPr>
      </w:pPr>
      <w:r w:rsidRPr="003B184E">
        <w:rPr>
          <w:b/>
        </w:rPr>
        <w:t>+0.25</w:t>
      </w:r>
      <w:r w:rsidRPr="003B184E">
        <w:rPr>
          <w:b/>
        </w:rPr>
        <w:tab/>
        <w:t>Measures taken over a major portion of the species range have been shown to reduce bycatch of "threatened, endangered, or protected species" or bycatch rates are no longer deemed to affect the abundance of the "protected" bycatch species OR no measures needed because fishery is highly selective (e.g., harpoon; spear).</w:t>
      </w:r>
    </w:p>
    <w:p w:rsidR="007702BE" w:rsidRDefault="007702BE" w:rsidP="00D916C0">
      <w:pPr>
        <w:ind w:hanging="720"/>
      </w:pPr>
    </w:p>
    <w:p w:rsidR="000F7B51" w:rsidRDefault="000F7B51" w:rsidP="00D916C0">
      <w:pPr>
        <w:ind w:hanging="720"/>
      </w:pPr>
      <w:r>
        <w:tab/>
        <w:t>Measures are not needed because this fishery is highly selective so we have added points.</w:t>
      </w:r>
    </w:p>
    <w:p w:rsidR="000F7B51" w:rsidRPr="007702BE" w:rsidRDefault="000F7B51" w:rsidP="00D916C0">
      <w:pPr>
        <w:ind w:hanging="720"/>
      </w:pPr>
    </w:p>
    <w:p w:rsidR="007702BE" w:rsidRPr="003B184E" w:rsidRDefault="007702BE" w:rsidP="00D916C0">
      <w:pPr>
        <w:ind w:hanging="720"/>
        <w:rPr>
          <w:b/>
        </w:rPr>
      </w:pPr>
      <w:r w:rsidRPr="003B184E">
        <w:rPr>
          <w:b/>
        </w:rPr>
        <w:t>+0.25</w:t>
      </w:r>
      <w:r w:rsidRPr="003B184E">
        <w:rPr>
          <w:b/>
        </w:rPr>
        <w:tab/>
        <w:t>There is bycatch of targeted (e.g., undersize individuals) or non-targeted species in this fishery and measures (e.g., gear modifications) have been implemented that have been shown to reduce bycatch over a large portion of the species range OR no measures are needed because fishery is highly selective (e.g., harpoon; spear).</w:t>
      </w:r>
    </w:p>
    <w:p w:rsidR="0007754B" w:rsidRDefault="0007754B" w:rsidP="00D916C0">
      <w:pPr>
        <w:ind w:hanging="720"/>
      </w:pPr>
    </w:p>
    <w:p w:rsidR="006274B8" w:rsidRDefault="000F7B51" w:rsidP="00D916C0">
      <w:pPr>
        <w:ind w:hanging="720"/>
      </w:pPr>
      <w:r>
        <w:tab/>
      </w:r>
      <w:r w:rsidR="006274B8">
        <w:t xml:space="preserve">Pacific Razor Clams </w:t>
      </w:r>
      <w:r w:rsidR="00111EC3">
        <w:t xml:space="preserve">may be </w:t>
      </w:r>
      <w:r w:rsidR="006274B8">
        <w:t>discarded or reburied when they are below a certain size limit.  Discarded clams are more susceptible to predators or may die due to injuries sustained during the fishing process.  It has been estimated that as much as 80% of clams that are discarded have major damage and even minor damage has been shown to reduce survival rates by 50% (Link 1979; Link 2000).  However, in most locations, fishermen are required to keep all of the clams dug regardless of condition</w:t>
      </w:r>
      <w:r w:rsidR="00FB04C8">
        <w:t xml:space="preserve"> (i.e. broken)</w:t>
      </w:r>
      <w:r w:rsidR="006274B8">
        <w:t xml:space="preserve"> (i.e. WDFW 2012d; ADFG 2013d; ODFW 2013c).</w:t>
      </w:r>
    </w:p>
    <w:p w:rsidR="006274B8" w:rsidRDefault="006274B8" w:rsidP="00D916C0">
      <w:pPr>
        <w:ind w:hanging="720"/>
      </w:pPr>
    </w:p>
    <w:p w:rsidR="000F7B51" w:rsidRDefault="000F7B51" w:rsidP="003B184E">
      <w:r>
        <w:t xml:space="preserve">We have added points because this fishery is highly selective and there are </w:t>
      </w:r>
      <w:r w:rsidR="00FB04C8">
        <w:t>no significant</w:t>
      </w:r>
      <w:r>
        <w:t xml:space="preserve"> bycatch concerns.</w:t>
      </w:r>
    </w:p>
    <w:p w:rsidR="000F7B51" w:rsidRPr="006D3EEF" w:rsidRDefault="000F7B51" w:rsidP="00D916C0">
      <w:pPr>
        <w:ind w:hanging="720"/>
      </w:pPr>
    </w:p>
    <w:p w:rsidR="000B1E43" w:rsidRDefault="007702BE" w:rsidP="00D916C0">
      <w:pPr>
        <w:ind w:hanging="720"/>
      </w:pPr>
      <w:r w:rsidRPr="006274B8">
        <w:t>+0.25</w:t>
      </w:r>
      <w:r w:rsidRPr="006274B8">
        <w:tab/>
        <w:t>Bycatch of this species in other fisheries is low OR bycatch of this species in other fisheries inhibits its recovery, but effective measures are being taken to reduce it over a large portion of the range.</w:t>
      </w:r>
    </w:p>
    <w:p w:rsidR="000B1E43" w:rsidRDefault="000B1E43" w:rsidP="00D916C0">
      <w:pPr>
        <w:ind w:hanging="720"/>
      </w:pPr>
    </w:p>
    <w:p w:rsidR="007702BE" w:rsidRPr="003B184E" w:rsidRDefault="007702BE" w:rsidP="00D916C0">
      <w:pPr>
        <w:ind w:hanging="720"/>
        <w:rPr>
          <w:b/>
        </w:rPr>
      </w:pPr>
      <w:r w:rsidRPr="003B184E">
        <w:rPr>
          <w:b/>
        </w:rPr>
        <w:t>+0.25</w:t>
      </w:r>
      <w:r w:rsidRPr="003B184E">
        <w:rPr>
          <w:b/>
        </w:rPr>
        <w:tab/>
        <w:t>The continued removal of the bycatch species in the targeted fishery has had or will likely have little or no impact on populations of the bycatch species OR there are no significant bycatch concerns because the fishery is highly selective (e.g., harpoon; spear).</w:t>
      </w:r>
    </w:p>
    <w:p w:rsidR="00F92413" w:rsidRDefault="00F92413" w:rsidP="00D916C0">
      <w:pPr>
        <w:ind w:hanging="720"/>
      </w:pPr>
    </w:p>
    <w:p w:rsidR="007702BE" w:rsidRDefault="00F92413" w:rsidP="00D916C0">
      <w:pPr>
        <w:ind w:hanging="720"/>
      </w:pPr>
      <w:r>
        <w:lastRenderedPageBreak/>
        <w:tab/>
      </w:r>
      <w:r w:rsidR="006769C3">
        <w:t xml:space="preserve">There are no significant bycatch concerns </w:t>
      </w:r>
      <w:r w:rsidR="00111EC3">
        <w:t xml:space="preserve">because the Pacific Razor Clam </w:t>
      </w:r>
      <w:r w:rsidR="006769C3">
        <w:t>fishery</w:t>
      </w:r>
      <w:r w:rsidR="004A67C3">
        <w:t xml:space="preserve"> is highly selective</w:t>
      </w:r>
      <w:r w:rsidR="00721725">
        <w:t>,</w:t>
      </w:r>
      <w:r w:rsidR="006769C3">
        <w:t xml:space="preserve"> so we have awarded points.</w:t>
      </w:r>
    </w:p>
    <w:p w:rsidR="006769C3" w:rsidRDefault="006769C3" w:rsidP="00D916C0">
      <w:pPr>
        <w:ind w:hanging="720"/>
      </w:pPr>
    </w:p>
    <w:p w:rsidR="00721725" w:rsidRPr="007702BE" w:rsidRDefault="00721725" w:rsidP="00D916C0">
      <w:pPr>
        <w:ind w:hanging="720"/>
      </w:pPr>
    </w:p>
    <w:p w:rsidR="007702BE" w:rsidRPr="00777B95" w:rsidRDefault="002969DF" w:rsidP="00D916C0">
      <w:pPr>
        <w:ind w:hanging="720"/>
        <w:rPr>
          <w:b/>
        </w:rPr>
      </w:pPr>
      <w:r w:rsidRPr="00777B95">
        <w:rPr>
          <w:b/>
        </w:rPr>
        <w:t>3.75</w:t>
      </w:r>
      <w:r w:rsidR="003B184E" w:rsidRPr="00777B95">
        <w:rPr>
          <w:b/>
        </w:rPr>
        <w:t xml:space="preserve"> </w:t>
      </w:r>
      <w:r w:rsidR="007702BE" w:rsidRPr="00777B95">
        <w:rPr>
          <w:b/>
        </w:rPr>
        <w:t>Points for Bycatch</w:t>
      </w:r>
    </w:p>
    <w:p w:rsidR="00185895" w:rsidRDefault="00185895" w:rsidP="00D916C0">
      <w:pPr>
        <w:ind w:hanging="720"/>
      </w:pPr>
    </w:p>
    <w:p w:rsidR="00FF66A8" w:rsidRPr="007702BE" w:rsidRDefault="00FF66A8" w:rsidP="00D916C0">
      <w:pPr>
        <w:ind w:hanging="720"/>
      </w:pPr>
    </w:p>
    <w:p w:rsidR="006D3EEF" w:rsidRDefault="006D3EEF" w:rsidP="00D916C0">
      <w:pPr>
        <w:ind w:hanging="720"/>
      </w:pPr>
    </w:p>
    <w:p w:rsidR="006D3EEF" w:rsidRDefault="006D3EEF" w:rsidP="00D916C0">
      <w:pPr>
        <w:ind w:hanging="720"/>
      </w:pPr>
    </w:p>
    <w:p w:rsidR="006D3EEF" w:rsidRDefault="006D3EEF" w:rsidP="00D916C0">
      <w:pPr>
        <w:ind w:hanging="720"/>
      </w:pPr>
    </w:p>
    <w:p w:rsidR="007702BE" w:rsidRPr="007702BE" w:rsidRDefault="007702BE" w:rsidP="00D916C0">
      <w:pPr>
        <w:ind w:hanging="720"/>
      </w:pPr>
      <w:r w:rsidRPr="007702BE">
        <w:t xml:space="preserve">REFERENCES </w:t>
      </w:r>
    </w:p>
    <w:p w:rsidR="007702BE" w:rsidRDefault="007702BE" w:rsidP="00D916C0">
      <w:pPr>
        <w:ind w:hanging="720"/>
      </w:pPr>
    </w:p>
    <w:p w:rsidR="00B63F4C" w:rsidRDefault="00B63F4C" w:rsidP="00777B95">
      <w:pPr>
        <w:ind w:left="0"/>
      </w:pPr>
      <w:r>
        <w:t>Alaska Department of Fish and Game (ADFG). 2010.  Southcentral Alaska recreational fishing series.  Southcentral region, Alaska Department of Fish and Game, Division of Sport Fish.  8 p.</w:t>
      </w:r>
    </w:p>
    <w:p w:rsidR="00B63F4C" w:rsidRDefault="00B63F4C" w:rsidP="00777B95">
      <w:pPr>
        <w:ind w:left="0"/>
      </w:pPr>
    </w:p>
    <w:p w:rsidR="0091746E" w:rsidRDefault="0091746E" w:rsidP="00777B95">
      <w:pPr>
        <w:ind w:left="0"/>
      </w:pPr>
      <w:r>
        <w:t>Alaska Department of Fish and Game (ADFG).  2013a. Razor clam (</w:t>
      </w:r>
      <w:r w:rsidRPr="0091746E">
        <w:rPr>
          <w:i/>
        </w:rPr>
        <w:t>Siliqua patula</w:t>
      </w:r>
      <w:r>
        <w:t xml:space="preserve">) species profile.  Online: </w:t>
      </w:r>
      <w:hyperlink r:id="rId8" w:history="1">
        <w:r w:rsidRPr="00736B29">
          <w:rPr>
            <w:rStyle w:val="Hyperlink"/>
          </w:rPr>
          <w:t>http://www.adfg.alaska.gov/index.cfm?adfg=razorclam.main</w:t>
        </w:r>
      </w:hyperlink>
    </w:p>
    <w:p w:rsidR="0091746E" w:rsidRDefault="0091746E" w:rsidP="00777B95">
      <w:pPr>
        <w:ind w:left="0"/>
      </w:pPr>
    </w:p>
    <w:p w:rsidR="005048CF" w:rsidRDefault="005048CF" w:rsidP="00777B95">
      <w:pPr>
        <w:ind w:left="0"/>
      </w:pPr>
      <w:r>
        <w:t>Alaska Department of Fish and Game (ADFG).  2013</w:t>
      </w:r>
      <w:r w:rsidR="0091746E">
        <w:t>b</w:t>
      </w:r>
      <w:r w:rsidR="00FF66A8">
        <w:t>. Estimates</w:t>
      </w:r>
      <w:r w:rsidR="00581D92">
        <w:t xml:space="preserve"> of</w:t>
      </w:r>
      <w:r>
        <w:t xml:space="preserve"> Alaska sport razor clams catch, 2002-2011.  Alaska sport fishing survey regional summary estimates.  Online:</w:t>
      </w:r>
      <w:r w:rsidR="00581D92" w:rsidRPr="00581D92">
        <w:t xml:space="preserve"> http://www.adfg.alaska.gov/sf/sportfishingsurvey/index.cfm?ADFG=region.results</w:t>
      </w:r>
      <w:r>
        <w:t>.  Accessed February 5, 2013.</w:t>
      </w:r>
    </w:p>
    <w:p w:rsidR="005048CF" w:rsidRDefault="005048CF" w:rsidP="00777B95">
      <w:pPr>
        <w:ind w:left="0"/>
      </w:pPr>
    </w:p>
    <w:p w:rsidR="005015FB" w:rsidRDefault="005015FB" w:rsidP="00777B95">
      <w:pPr>
        <w:ind w:left="0"/>
      </w:pPr>
      <w:r>
        <w:t>Alaska Department of Fish and Game (ADFG).</w:t>
      </w:r>
      <w:r w:rsidR="0091746E">
        <w:t xml:space="preserve"> 2013c</w:t>
      </w:r>
      <w:r>
        <w:t>. Daily razor clam harvest for 2012.  Provided by Alaska Department of Fish and Game on February 6, 2013.</w:t>
      </w:r>
    </w:p>
    <w:p w:rsidR="005015FB" w:rsidRDefault="005015FB" w:rsidP="00777B95">
      <w:pPr>
        <w:ind w:left="0"/>
      </w:pPr>
    </w:p>
    <w:p w:rsidR="00660829" w:rsidRDefault="00660829" w:rsidP="00777B95">
      <w:pPr>
        <w:ind w:left="0"/>
      </w:pPr>
      <w:r>
        <w:t>Alaska Department of Fish and Game (ADFG). 2013</w:t>
      </w:r>
      <w:r w:rsidR="0091746E">
        <w:t>d</w:t>
      </w:r>
      <w:r>
        <w:t xml:space="preserve">. Lower Cook Inlet management </w:t>
      </w:r>
      <w:r w:rsidR="00DA646D">
        <w:t xml:space="preserve">area fishing research. </w:t>
      </w:r>
      <w:r>
        <w:t>Alaska Department of Fish and Game, Junea, AK</w:t>
      </w:r>
      <w:r w:rsidR="00DA646D">
        <w:t xml:space="preserve">. </w:t>
      </w:r>
      <w:r>
        <w:t xml:space="preserve">Online: </w:t>
      </w:r>
      <w:hyperlink r:id="rId9" w:history="1">
        <w:r w:rsidR="00343318" w:rsidRPr="004072BF">
          <w:rPr>
            <w:rStyle w:val="Hyperlink"/>
          </w:rPr>
          <w:t>http://www.adfg.alaska.gov/index.cfm?adfg=ByAreaSouthcentralLowerCookInlet.research</w:t>
        </w:r>
      </w:hyperlink>
    </w:p>
    <w:p w:rsidR="00F54124" w:rsidRDefault="00F54124" w:rsidP="00777B95">
      <w:pPr>
        <w:ind w:left="0"/>
      </w:pPr>
    </w:p>
    <w:p w:rsidR="00C15F00" w:rsidRDefault="00C15F00" w:rsidP="00777B95">
      <w:pPr>
        <w:ind w:left="0"/>
      </w:pPr>
      <w:r>
        <w:t>Alaska Department of Fish and Game (ADFG). 2013</w:t>
      </w:r>
      <w:r w:rsidR="0091746E">
        <w:t>e</w:t>
      </w:r>
      <w:r>
        <w:t xml:space="preserve">. Shellfish sport and personal use methods, means and general provisions.  Alaska Department of Fish and Game.  Online: </w:t>
      </w:r>
      <w:hyperlink r:id="rId10" w:history="1">
        <w:r w:rsidRPr="000B71D7">
          <w:rPr>
            <w:rStyle w:val="Hyperlink"/>
          </w:rPr>
          <w:t>http://www.adfg.alaska.gov/static/regulations/fishregulations/PDFs/southeast/SEshellfish.pdf</w:t>
        </w:r>
      </w:hyperlink>
    </w:p>
    <w:p w:rsidR="00C15F00" w:rsidRDefault="00C15F00" w:rsidP="00777B95">
      <w:pPr>
        <w:ind w:left="0"/>
      </w:pPr>
    </w:p>
    <w:p w:rsidR="00986BAA" w:rsidRDefault="00986BAA" w:rsidP="00777B95">
      <w:pPr>
        <w:ind w:left="0"/>
      </w:pPr>
      <w:r>
        <w:t>Alaska Department of Fish and Game (ADFG). 2013</w:t>
      </w:r>
      <w:r w:rsidR="0091746E">
        <w:t>f</w:t>
      </w:r>
      <w:r>
        <w:t>. Cook Inlet, North Gulf Coast, Prince William Sound shellfish: sport and personal use regulations.  Alaska Department of Fish and Ga</w:t>
      </w:r>
      <w:r w:rsidR="00C15F00">
        <w:t>me.</w:t>
      </w:r>
      <w:r>
        <w:t xml:space="preserve">Online: </w:t>
      </w:r>
      <w:hyperlink r:id="rId11" w:history="1">
        <w:r w:rsidRPr="000B71D7">
          <w:rPr>
            <w:rStyle w:val="Hyperlink"/>
          </w:rPr>
          <w:t>http://www.adfg.alaska.gov/static/regulations/fishregulations/PDFs/southcentral/scshellfish.pdf</w:t>
        </w:r>
      </w:hyperlink>
    </w:p>
    <w:p w:rsidR="00986BAA" w:rsidRDefault="00986BAA" w:rsidP="00777B95">
      <w:pPr>
        <w:ind w:left="0"/>
      </w:pPr>
    </w:p>
    <w:p w:rsidR="00F54124" w:rsidRDefault="00F54124" w:rsidP="00777B95">
      <w:pPr>
        <w:ind w:left="0"/>
      </w:pPr>
      <w:r>
        <w:t xml:space="preserve">Bishop, M., and Powers, S.  2003.  </w:t>
      </w:r>
      <w:r w:rsidR="00865E21">
        <w:t>Restoration of razor clam (</w:t>
      </w:r>
      <w:r w:rsidR="00865E21" w:rsidRPr="00694344">
        <w:rPr>
          <w:i/>
        </w:rPr>
        <w:t>Siliq</w:t>
      </w:r>
      <w:r w:rsidRPr="00694344">
        <w:rPr>
          <w:i/>
        </w:rPr>
        <w:t>ua patula</w:t>
      </w:r>
      <w:r>
        <w:t xml:space="preserve">) populations in southeastern </w:t>
      </w:r>
      <w:r w:rsidR="00694344">
        <w:t>Prince</w:t>
      </w:r>
      <w:r>
        <w:t xml:space="preserve"> William Sound, Alaska: integrating science, mana</w:t>
      </w:r>
      <w:r w:rsidR="00865E21">
        <w:t>gement and traditional knowledge in the development of a restoration strategy.  Final report to Partners for Fish Wildlife Coastal Program, US Fish and Wildlife Service.  17 p.</w:t>
      </w:r>
    </w:p>
    <w:p w:rsidR="00865E21" w:rsidRDefault="00865E21" w:rsidP="00777B95">
      <w:pPr>
        <w:ind w:left="0"/>
      </w:pPr>
    </w:p>
    <w:p w:rsidR="00F10CF0" w:rsidRDefault="00F10CF0" w:rsidP="00777B95">
      <w:pPr>
        <w:ind w:left="0"/>
      </w:pPr>
      <w:r>
        <w:t>Bourne, N.  1969.  Population studies on razor clams at Masset, British Columbia.  Fisheries Research Board of Canada Technical Report 118.  24 p.</w:t>
      </w:r>
    </w:p>
    <w:p w:rsidR="00F10CF0" w:rsidRDefault="00F10CF0" w:rsidP="00777B95">
      <w:pPr>
        <w:ind w:left="0"/>
      </w:pPr>
    </w:p>
    <w:p w:rsidR="00F10CF0" w:rsidRDefault="00F10CF0" w:rsidP="00777B95">
      <w:pPr>
        <w:ind w:left="0"/>
      </w:pPr>
      <w:r>
        <w:t>Bourne, N. and Quayle, D.B.  1970.  Breeding and growth of razor clams in British Columbia.  Fisheries Research Board of Canada Technical Report 232.  39 p.</w:t>
      </w:r>
    </w:p>
    <w:p w:rsidR="00F10CF0" w:rsidRDefault="00F10CF0" w:rsidP="00777B95">
      <w:pPr>
        <w:ind w:left="0"/>
      </w:pPr>
    </w:p>
    <w:p w:rsidR="00BE5E63" w:rsidRDefault="00BE5E63" w:rsidP="00777B95">
      <w:pPr>
        <w:ind w:left="0"/>
      </w:pPr>
      <w:r>
        <w:t xml:space="preserve">Breese, W.P. and Robinson, A.  1981.  Razor clams, </w:t>
      </w:r>
      <w:r w:rsidRPr="00BE5E63">
        <w:rPr>
          <w:i/>
        </w:rPr>
        <w:t>Siliqua patula</w:t>
      </w:r>
      <w:r>
        <w:t xml:space="preserve"> (Dixon): gonadal development, induced spawning, and larval rearing.  Aquaculture 22:27-33.</w:t>
      </w:r>
    </w:p>
    <w:p w:rsidR="00BE5E63" w:rsidRDefault="00BE5E63" w:rsidP="00777B95">
      <w:pPr>
        <w:ind w:left="0"/>
      </w:pPr>
    </w:p>
    <w:p w:rsidR="002761D4" w:rsidRDefault="002761D4" w:rsidP="00777B95">
      <w:pPr>
        <w:ind w:left="0"/>
      </w:pPr>
      <w:r>
        <w:t>Browning, R.J.  1980.  Fisheries of the North Pacific.  Alaska Northwest Publication Company, Anchorage, AK.  434 p.</w:t>
      </w:r>
    </w:p>
    <w:p w:rsidR="002761D4" w:rsidRDefault="002761D4" w:rsidP="00777B95">
      <w:pPr>
        <w:ind w:left="0"/>
      </w:pPr>
    </w:p>
    <w:p w:rsidR="002C2DE8" w:rsidRDefault="002C2DE8" w:rsidP="00777B95">
      <w:pPr>
        <w:ind w:left="0"/>
      </w:pPr>
      <w:r>
        <w:t xml:space="preserve">California Department of Fish and Game (CDFG).  2001. </w:t>
      </w:r>
      <w:r w:rsidR="00C6129A">
        <w:t>Pacific razor clam pp. 444</w:t>
      </w:r>
      <w:r>
        <w:t xml:space="preserve"> </w:t>
      </w:r>
      <w:r w:rsidR="00D41515">
        <w:t xml:space="preserve">In: </w:t>
      </w:r>
      <w:r w:rsidR="00C6129A">
        <w:t xml:space="preserve">W.S. Leek, C.M. Dewees, R. Klingbeil and E.J. Larson (eds) </w:t>
      </w:r>
      <w:r>
        <w:t>California’s living marine resources: A status report.  Califor</w:t>
      </w:r>
      <w:r w:rsidR="00A66EB4">
        <w:t>nia Department of Fish and Game, Sacramento, CA.</w:t>
      </w:r>
      <w:r>
        <w:t xml:space="preserve">  14 p.</w:t>
      </w:r>
    </w:p>
    <w:p w:rsidR="002C2DE8" w:rsidRDefault="002C2DE8" w:rsidP="00777B95">
      <w:pPr>
        <w:ind w:left="0"/>
      </w:pPr>
    </w:p>
    <w:p w:rsidR="00A66EB4" w:rsidRDefault="00A66EB4" w:rsidP="00777B95">
      <w:pPr>
        <w:ind w:left="0"/>
      </w:pPr>
      <w:r>
        <w:t>California Department of Fish and Game (CDFG). 2012</w:t>
      </w:r>
      <w:r w:rsidR="007748CA">
        <w:t>a</w:t>
      </w:r>
      <w:r>
        <w:t>. California 2012-2013 commercial fishing digest.  California Department of Fish and Game, Sacramento, CA.  98 p.</w:t>
      </w:r>
    </w:p>
    <w:p w:rsidR="00A66EB4" w:rsidRDefault="00A66EB4" w:rsidP="00777B95">
      <w:pPr>
        <w:ind w:left="0"/>
      </w:pPr>
    </w:p>
    <w:p w:rsidR="007748CA" w:rsidRDefault="007748CA" w:rsidP="00777B95">
      <w:pPr>
        <w:ind w:left="0"/>
      </w:pPr>
      <w:r>
        <w:t>California Department of Fish and Game (CDFG). 2012b. California 2012-13 ocean sport fishing regulations.  California Department of Fish and Game, Sacramento, CA.  96 p.</w:t>
      </w:r>
    </w:p>
    <w:p w:rsidR="007748CA" w:rsidRDefault="007748CA" w:rsidP="00777B95">
      <w:pPr>
        <w:ind w:left="0"/>
      </w:pPr>
    </w:p>
    <w:p w:rsidR="00454D7C" w:rsidRDefault="00454D7C" w:rsidP="00777B95">
      <w:pPr>
        <w:ind w:left="0"/>
      </w:pPr>
      <w:r>
        <w:t>California Marine Life Protection Act Initiative (CMLPAI).  2009.  Draft regional profile of the north coast study region (Alder Creek to California-Oregon border).  California Marine Life Protection Act Initiative, Sacramento, CA.  147 p.</w:t>
      </w:r>
    </w:p>
    <w:p w:rsidR="00454D7C" w:rsidRDefault="00454D7C" w:rsidP="00777B95">
      <w:pPr>
        <w:ind w:left="0"/>
      </w:pPr>
    </w:p>
    <w:p w:rsidR="005E703F" w:rsidRDefault="005E703F" w:rsidP="00777B95">
      <w:pPr>
        <w:ind w:left="0"/>
      </w:pPr>
      <w:r>
        <w:t>Fisheries and Oceans Canada (</w:t>
      </w:r>
      <w:r w:rsidR="009635D4">
        <w:t>DFO</w:t>
      </w:r>
      <w:r>
        <w:t xml:space="preserve">).  2009.  Razor clam.  Fisheries and </w:t>
      </w:r>
      <w:r w:rsidR="00694344">
        <w:t>Oceans Canada, Pacific Region.</w:t>
      </w:r>
      <w:r>
        <w:t>Online:</w:t>
      </w:r>
      <w:hyperlink r:id="rId12" w:history="1">
        <w:r w:rsidR="00667777" w:rsidRPr="009322E7">
          <w:rPr>
            <w:rStyle w:val="Hyperlink"/>
          </w:rPr>
          <w:t>http://www.pac.dfo-mpo.gc.ca/science/species-especes/shellfish-coquillages/clam-palourde/razor-couteau-eng.htm</w:t>
        </w:r>
      </w:hyperlink>
    </w:p>
    <w:p w:rsidR="00667777" w:rsidRDefault="00667777" w:rsidP="00777B95">
      <w:pPr>
        <w:ind w:left="0"/>
      </w:pPr>
    </w:p>
    <w:p w:rsidR="00AE3459" w:rsidRDefault="00AE3459" w:rsidP="00777B95">
      <w:pPr>
        <w:ind w:left="0"/>
      </w:pPr>
      <w:r>
        <w:t>Fisheries and Oceans Canada (</w:t>
      </w:r>
      <w:r w:rsidR="009635D4">
        <w:t>DFO</w:t>
      </w:r>
      <w:r>
        <w:t>).  2013.  The British Columbia razor clam harvest data for the years 2009, 20</w:t>
      </w:r>
      <w:r w:rsidR="00F17B04">
        <w:t xml:space="preserve">10, 2011 and 2012.  </w:t>
      </w:r>
      <w:r>
        <w:t>Fisheries and Oceans Canada, Fisheries Management Data Unit, January 17, 2013.</w:t>
      </w:r>
    </w:p>
    <w:p w:rsidR="00AE3459" w:rsidRDefault="00AE3459" w:rsidP="00777B95">
      <w:pPr>
        <w:ind w:left="0"/>
      </w:pPr>
    </w:p>
    <w:p w:rsidR="00B10EF3" w:rsidRDefault="00B10EF3" w:rsidP="00777B95">
      <w:pPr>
        <w:ind w:left="0"/>
      </w:pPr>
      <w:r>
        <w:t>Hirschhorn, G.  1962.  Growth and mortality rates of the razor clam (</w:t>
      </w:r>
      <w:r w:rsidRPr="00B10EF3">
        <w:rPr>
          <w:i/>
        </w:rPr>
        <w:t>Siliqua patula</w:t>
      </w:r>
      <w:r>
        <w:t>) on Clatsop Beach, Oregon.  Fish Commission of Oregon Contribution No. 27.  55 p.</w:t>
      </w:r>
    </w:p>
    <w:p w:rsidR="00B10EF3" w:rsidRDefault="00B10EF3" w:rsidP="00777B95">
      <w:pPr>
        <w:ind w:left="0"/>
      </w:pPr>
    </w:p>
    <w:p w:rsidR="00AF032A" w:rsidRDefault="00AF032A" w:rsidP="00777B95">
      <w:pPr>
        <w:ind w:left="0"/>
      </w:pPr>
      <w:r>
        <w:t>Hogue, E.W. and Carey, A.G.  1982.  Feeding ecology of 0-age flatfishes at a nursery ground on the Oregon coast.  US Fisheries Bulletin 80:555-565.</w:t>
      </w:r>
    </w:p>
    <w:p w:rsidR="00AF032A" w:rsidRDefault="00AF032A" w:rsidP="00777B95">
      <w:pPr>
        <w:ind w:left="0"/>
      </w:pPr>
    </w:p>
    <w:p w:rsidR="007778BE" w:rsidRDefault="00441884" w:rsidP="00777B95">
      <w:pPr>
        <w:ind w:left="0"/>
      </w:pPr>
      <w:r>
        <w:t>Hunter, M.  2008.  2006</w:t>
      </w:r>
      <w:r w:rsidR="007778BE">
        <w:t xml:space="preserve"> Clatsop beach razor clam fishery status report.  </w:t>
      </w:r>
      <w:r>
        <w:t>Shellfish/estuarine habitat projects data report.  Marine Resources Program,</w:t>
      </w:r>
      <w:r w:rsidR="007778BE">
        <w:t xml:space="preserve"> </w:t>
      </w:r>
      <w:r w:rsidR="00B10A5F">
        <w:t xml:space="preserve">Oregon Department of Fish and Wildlife, Astoria, OR. </w:t>
      </w:r>
      <w:r w:rsidR="007778BE">
        <w:t>20 p.</w:t>
      </w:r>
    </w:p>
    <w:p w:rsidR="0007639A" w:rsidRDefault="0007639A" w:rsidP="00777B95">
      <w:pPr>
        <w:ind w:left="0"/>
      </w:pPr>
    </w:p>
    <w:p w:rsidR="00893D43" w:rsidRDefault="00893D43" w:rsidP="00777B95">
      <w:pPr>
        <w:ind w:left="0"/>
      </w:pPr>
      <w:r>
        <w:t>Jones, R., Schwarz, C., DeFreitas, B. and Lee, L.  2001.  Results of surveys of intertidal razor clams (</w:t>
      </w:r>
      <w:r w:rsidRPr="00893D43">
        <w:rPr>
          <w:i/>
        </w:rPr>
        <w:t>Siliqua patula</w:t>
      </w:r>
      <w:r>
        <w:t>) on beaches near Massett, Haida Gwaii and recommendations on fishery management.  Canadian Science Advisory Secretariat Research Document 2001/152.  Fisheries and Oceans Canada.  41 p.</w:t>
      </w:r>
    </w:p>
    <w:p w:rsidR="00893D43" w:rsidRDefault="00893D43" w:rsidP="00777B95">
      <w:pPr>
        <w:ind w:left="0"/>
      </w:pPr>
    </w:p>
    <w:p w:rsidR="007778BE" w:rsidRDefault="0054689E" w:rsidP="00777B95">
      <w:pPr>
        <w:ind w:left="0"/>
      </w:pPr>
      <w:r>
        <w:t>Kvitek, R.G. and Oliver, J.S.  1988.  Sea otter foraging habits and effects on prey populations and communities in soft-bottom environments. The Community Ecology of Sea Otters 65:22-47.</w:t>
      </w:r>
    </w:p>
    <w:p w:rsidR="0054689E" w:rsidRDefault="0054689E" w:rsidP="00777B95">
      <w:pPr>
        <w:ind w:left="0"/>
      </w:pPr>
    </w:p>
    <w:p w:rsidR="009568C9" w:rsidRDefault="009568C9" w:rsidP="00777B95">
      <w:pPr>
        <w:ind w:left="0"/>
      </w:pPr>
      <w:r>
        <w:t>Lassuy, D.R. and Simons, D.  1989.  Species profiles: life histories and environmental requirements of coastal fishes and invertebrates (Pacific Northwest) Pacific razor clam.  US Fish and Wildlife Service Biological Report 82 (11.89).  US Army Corps of Engineers, TR-EL-82-4.  16 p.</w:t>
      </w:r>
    </w:p>
    <w:p w:rsidR="009568C9" w:rsidRDefault="009568C9" w:rsidP="00777B95">
      <w:pPr>
        <w:ind w:left="0"/>
      </w:pPr>
    </w:p>
    <w:p w:rsidR="000B1E43" w:rsidRDefault="000B1E43" w:rsidP="00777B95">
      <w:pPr>
        <w:ind w:left="0"/>
      </w:pPr>
      <w:r>
        <w:t>Link, T.  1979.  Mortality rates of the razor clam based upon the 1973 tagging study on Gearhart Beach.  Oregon Department of Fish and Wildlife.  Shellfish Investigations.  Information report.</w:t>
      </w:r>
    </w:p>
    <w:p w:rsidR="000B1E43" w:rsidRDefault="000B1E43" w:rsidP="00777B95">
      <w:pPr>
        <w:ind w:left="0"/>
      </w:pPr>
    </w:p>
    <w:p w:rsidR="0007639A" w:rsidRDefault="0007639A" w:rsidP="00777B95">
      <w:pPr>
        <w:ind w:left="0"/>
      </w:pPr>
      <w:r>
        <w:t>Link, T.  2000.  History and status of Oregon’s Pacific razor clam resource.  Information Reports Number 2000-06, Oregon Department of Fish and Wildlife, Astoria, OR.  26 p.</w:t>
      </w:r>
    </w:p>
    <w:p w:rsidR="0007639A" w:rsidRDefault="0007639A" w:rsidP="00777B95">
      <w:pPr>
        <w:ind w:left="0"/>
      </w:pPr>
    </w:p>
    <w:p w:rsidR="00A174A3" w:rsidRDefault="00A174A3" w:rsidP="00777B95">
      <w:pPr>
        <w:ind w:left="0"/>
      </w:pPr>
      <w:r>
        <w:t>McGowan, J.A., Cayan, D.R. and Dorman, L.M.  1998.  Climate, ocean variability and ecosystem response in the Northeast Pacific.  Science 281:210-217</w:t>
      </w:r>
    </w:p>
    <w:p w:rsidR="00A174A3" w:rsidRDefault="00A174A3" w:rsidP="00777B95">
      <w:pPr>
        <w:ind w:left="0"/>
      </w:pPr>
    </w:p>
    <w:p w:rsidR="00826C62" w:rsidRDefault="00826C62" w:rsidP="00777B95">
      <w:pPr>
        <w:ind w:left="0"/>
      </w:pPr>
      <w:r>
        <w:t>McLaughlin, A., Jaramillo, E., Defeo, O., Dugan, J., de Ruyck, A. and Coetzee, P.  1995.  Adaptations of bivalves to different beach types.  Journal of Experimental Marine Biology and Ecology 187:147-160.</w:t>
      </w:r>
    </w:p>
    <w:p w:rsidR="0054689E" w:rsidRDefault="0054689E" w:rsidP="00777B95">
      <w:pPr>
        <w:ind w:left="0"/>
      </w:pPr>
    </w:p>
    <w:p w:rsidR="00F10CF0" w:rsidRDefault="00F10CF0" w:rsidP="00777B95">
      <w:pPr>
        <w:ind w:left="0"/>
      </w:pPr>
      <w:r>
        <w:t>McMillan, H.C.  1924.  The life history and growth of the razor clam.  34</w:t>
      </w:r>
      <w:r w:rsidRPr="00F10CF0">
        <w:rPr>
          <w:vertAlign w:val="superscript"/>
        </w:rPr>
        <w:t>th</w:t>
      </w:r>
      <w:r>
        <w:t xml:space="preserve"> Annual Report Washington Department of Fisheries, Olympia.</w:t>
      </w:r>
    </w:p>
    <w:p w:rsidR="00F10CF0" w:rsidRDefault="00F10CF0" w:rsidP="00777B95">
      <w:pPr>
        <w:ind w:left="0"/>
      </w:pPr>
    </w:p>
    <w:p w:rsidR="00335D89" w:rsidRDefault="00335D89" w:rsidP="00777B95">
      <w:pPr>
        <w:ind w:left="0"/>
      </w:pPr>
      <w:r>
        <w:t xml:space="preserve">McMullen, J.C.  1967.  Some aspects of the life history of razor clams </w:t>
      </w:r>
      <w:r w:rsidRPr="00694344">
        <w:rPr>
          <w:i/>
        </w:rPr>
        <w:t>Siliqua patula</w:t>
      </w:r>
      <w:r>
        <w:t xml:space="preserve"> (Dixon) in Cook Inlet, Alaska.  Information Leaflet 110.  Department of Fish and Game, State of Alaska.  21 p.</w:t>
      </w:r>
    </w:p>
    <w:p w:rsidR="00335D89" w:rsidRDefault="00335D89" w:rsidP="00777B95">
      <w:pPr>
        <w:ind w:left="0"/>
      </w:pPr>
    </w:p>
    <w:p w:rsidR="00AA096C" w:rsidRDefault="00AA096C" w:rsidP="00777B95">
      <w:pPr>
        <w:ind w:left="0"/>
      </w:pPr>
      <w:r>
        <w:t>Nickerson, R.B.  1975.  A critical analysis of some razor clam (</w:t>
      </w:r>
      <w:r w:rsidRPr="00AA096C">
        <w:rPr>
          <w:i/>
        </w:rPr>
        <w:t>Siliqua patula</w:t>
      </w:r>
      <w:r>
        <w:t xml:space="preserve"> Dixon) populations in Alaska.  Alaska Department of Fish and Game, Juneau.  194 p.</w:t>
      </w:r>
    </w:p>
    <w:p w:rsidR="00AA096C" w:rsidRDefault="00AA096C" w:rsidP="00777B95">
      <w:pPr>
        <w:ind w:left="0"/>
      </w:pPr>
    </w:p>
    <w:p w:rsidR="00363B81" w:rsidRDefault="00363B81" w:rsidP="00777B95">
      <w:pPr>
        <w:ind w:left="0"/>
      </w:pPr>
      <w:r>
        <w:t xml:space="preserve">Northern Redwoods Oceanic (NRO).  2010.  California MLPA north coast study region description of marine protected areas (MPAs) in array.  </w:t>
      </w:r>
      <w:r w:rsidR="0087660A">
        <w:t xml:space="preserve">Department of Fish and Game, </w:t>
      </w:r>
      <w:r w:rsidR="006D149D">
        <w:t>14 p.</w:t>
      </w:r>
    </w:p>
    <w:p w:rsidR="00363B81" w:rsidRDefault="00363B81" w:rsidP="00777B95">
      <w:pPr>
        <w:ind w:left="0"/>
      </w:pPr>
    </w:p>
    <w:p w:rsidR="001F75BD" w:rsidRDefault="001F75BD" w:rsidP="00777B95">
      <w:pPr>
        <w:ind w:left="0"/>
      </w:pPr>
      <w:r>
        <w:t>Oregon Department of Fish and Wildlife (ODFW).  2012a.  Annual catch and effort data for the Clatsop beach razor clam fishery.  Oregon Department of Fish and Wildlife, Astoria, OR.</w:t>
      </w:r>
    </w:p>
    <w:p w:rsidR="001F75BD" w:rsidRDefault="001F75BD" w:rsidP="00777B95">
      <w:pPr>
        <w:ind w:left="0"/>
      </w:pPr>
    </w:p>
    <w:p w:rsidR="00F93905" w:rsidRDefault="00F93905" w:rsidP="00777B95">
      <w:pPr>
        <w:ind w:left="0"/>
      </w:pPr>
      <w:r>
        <w:t>Oregon Department of Fish and Wildlife (ODFW).  2012</w:t>
      </w:r>
      <w:r w:rsidR="001F75BD">
        <w:t>b</w:t>
      </w:r>
      <w:r>
        <w:t>.  2012 synopsis Oregon commercial fishing regulations.  Oregon Department of Fish and Wildlife. Salem, OR. 52 p.</w:t>
      </w:r>
    </w:p>
    <w:p w:rsidR="00C87064" w:rsidRDefault="00C87064" w:rsidP="00777B95">
      <w:pPr>
        <w:ind w:left="0"/>
      </w:pPr>
    </w:p>
    <w:p w:rsidR="00323B1B" w:rsidRDefault="00DA3BE7" w:rsidP="00777B95">
      <w:pPr>
        <w:ind w:left="0"/>
      </w:pPr>
      <w:r>
        <w:t xml:space="preserve">Oregon Department of </w:t>
      </w:r>
      <w:r w:rsidR="00C87064">
        <w:t>Fish and Wildlife (ODFW).  2013a</w:t>
      </w:r>
      <w:r>
        <w:t xml:space="preserve">.  Annual Clatsop Beach razor clam abundance estimates.  Oregon Department of Fish and Wildlife, Salem, OR.  Online: </w:t>
      </w:r>
      <w:hyperlink r:id="rId13" w:history="1">
        <w:r w:rsidRPr="004072BF">
          <w:rPr>
            <w:rStyle w:val="Hyperlink"/>
          </w:rPr>
          <w:t>http://www.dfw.state.or.us/MRP/shellfish/razorclams/current_research.asp</w:t>
        </w:r>
      </w:hyperlink>
    </w:p>
    <w:p w:rsidR="00CF4854" w:rsidRDefault="00CF4854" w:rsidP="00777B95">
      <w:pPr>
        <w:ind w:left="0"/>
      </w:pPr>
    </w:p>
    <w:p w:rsidR="00C87064" w:rsidRDefault="00C87064" w:rsidP="00777B95">
      <w:pPr>
        <w:ind w:left="0"/>
      </w:pPr>
      <w:r>
        <w:lastRenderedPageBreak/>
        <w:t xml:space="preserve">Oregon Department of Fish and Wildlife (ODFW).  2013b.  Commercial shell fishing.  Marine Resources, Oregon Department of Fish and Wildlife, Salem, OR. Online: </w:t>
      </w:r>
      <w:hyperlink r:id="rId14" w:history="1">
        <w:r w:rsidRPr="004072BF">
          <w:rPr>
            <w:rStyle w:val="Hyperlink"/>
          </w:rPr>
          <w:t>http://www.dfw.state.or.us/MRP/shellfish/commercial/other_shellfish/index.asp</w:t>
        </w:r>
      </w:hyperlink>
    </w:p>
    <w:p w:rsidR="00C87064" w:rsidRDefault="00C87064" w:rsidP="00777B95">
      <w:pPr>
        <w:ind w:left="0"/>
      </w:pPr>
    </w:p>
    <w:p w:rsidR="00C87064" w:rsidRDefault="00C87064" w:rsidP="00777B95">
      <w:pPr>
        <w:ind w:left="0"/>
      </w:pPr>
      <w:r>
        <w:t xml:space="preserve">Oregon Department of Fish and Wildlife (ODFW).  2013c.  2013 Oregon sport fishing regulations. Oregon Department of Fish and Wildlife (ODFW). Online: </w:t>
      </w:r>
      <w:hyperlink r:id="rId15" w:history="1">
        <w:r w:rsidRPr="000B71D7">
          <w:rPr>
            <w:rStyle w:val="Hyperlink"/>
          </w:rPr>
          <w:t>http://www.dfw.state.or.us/fish/docs/2013/2013%20Oregon%20Sport%20Fishing%20Regs.pdf</w:t>
        </w:r>
      </w:hyperlink>
    </w:p>
    <w:p w:rsidR="00C87064" w:rsidRDefault="00C87064" w:rsidP="00777B95">
      <w:pPr>
        <w:ind w:left="0"/>
      </w:pPr>
    </w:p>
    <w:p w:rsidR="0025405B" w:rsidRDefault="0025405B" w:rsidP="00777B95">
      <w:pPr>
        <w:ind w:left="0"/>
      </w:pPr>
      <w:r>
        <w:t>Oregon Department of Fish and Wildlife (ODFW).  2013</w:t>
      </w:r>
      <w:r w:rsidR="00C87064">
        <w:t>d</w:t>
      </w:r>
      <w:r>
        <w:t>.  Commercial fisheries Division 005 commercial shellfish and marine invertebrate fisheries.  Oregon Administrative Rules</w:t>
      </w:r>
      <w:r w:rsidR="00F6222B">
        <w:t>, Oregon Department of Fish and Wildlife.</w:t>
      </w:r>
    </w:p>
    <w:p w:rsidR="0048449F" w:rsidRDefault="0048449F" w:rsidP="00777B95">
      <w:pPr>
        <w:ind w:left="0"/>
      </w:pPr>
    </w:p>
    <w:p w:rsidR="005A6BA5" w:rsidRDefault="005A6BA5" w:rsidP="00777B95">
      <w:pPr>
        <w:ind w:left="0"/>
      </w:pPr>
      <w:r>
        <w:t>Pacific Region Council of the Haida Nation/Fisheries and Oceans Canada (PRCHNFOC).  2010.  Joint man</w:t>
      </w:r>
      <w:r w:rsidR="0092757D">
        <w:t>agement plan razor clam, April 1 to December 31, 2012</w:t>
      </w:r>
      <w:r>
        <w:t>.  Fisheries and Ocean Canada  16 p.</w:t>
      </w:r>
    </w:p>
    <w:p w:rsidR="005A6BA5" w:rsidRDefault="005A6BA5" w:rsidP="00777B95">
      <w:pPr>
        <w:ind w:left="0"/>
      </w:pPr>
    </w:p>
    <w:p w:rsidR="0092757D" w:rsidRDefault="0092757D" w:rsidP="00777B95">
      <w:pPr>
        <w:ind w:left="0"/>
      </w:pPr>
      <w:r>
        <w:t>Pacific Region Council of the Haida Nation/Fisheries and Oceans Canada (PRCHNFOC).  2012.  Joint management plan razor clam, January 1 to December 31, 2011.  Fisheries and Ocean Canada  16 p.</w:t>
      </w:r>
    </w:p>
    <w:p w:rsidR="0092757D" w:rsidRDefault="0092757D" w:rsidP="00777B95">
      <w:pPr>
        <w:ind w:left="0"/>
      </w:pPr>
    </w:p>
    <w:p w:rsidR="00A174A3" w:rsidRDefault="00A174A3" w:rsidP="00777B95">
      <w:pPr>
        <w:ind w:left="0"/>
      </w:pPr>
      <w:r>
        <w:t>Pearcy, W.G. and Schoener, A.  1987.  Changes in the marine biota coincident with the 1982-1983 El Nino in the northeastern subarctic Pacific Ocean.  Journal of Geophysical Research 92:14417-14428</w:t>
      </w:r>
    </w:p>
    <w:p w:rsidR="00A174A3" w:rsidRDefault="00A174A3" w:rsidP="00777B95">
      <w:pPr>
        <w:ind w:left="0"/>
      </w:pPr>
    </w:p>
    <w:p w:rsidR="00A174A3" w:rsidRDefault="00A174A3" w:rsidP="00777B95">
      <w:pPr>
        <w:ind w:left="0"/>
      </w:pPr>
      <w:r>
        <w:t>Pearcy, W.G. 2002.  Marine nekton off Oregon and the 1997-08 El Nino.  Progress in Oceanography 54:399-403.</w:t>
      </w:r>
    </w:p>
    <w:p w:rsidR="00A174A3" w:rsidRDefault="00A174A3" w:rsidP="00777B95">
      <w:pPr>
        <w:ind w:left="0"/>
      </w:pPr>
    </w:p>
    <w:p w:rsidR="00B0438B" w:rsidRDefault="0007439A" w:rsidP="00777B95">
      <w:pPr>
        <w:ind w:left="0"/>
      </w:pPr>
      <w:r>
        <w:t>Qualye, D.B. and Bourne, N.  1972.  The clam fisheries of British Columbia. Fisheries Research Board of Canada Bulletin 1979.  70 p.</w:t>
      </w:r>
    </w:p>
    <w:p w:rsidR="0007439A" w:rsidRDefault="0007439A" w:rsidP="00777B95">
      <w:pPr>
        <w:ind w:left="0"/>
      </w:pPr>
    </w:p>
    <w:p w:rsidR="00DE4C9C" w:rsidRDefault="00DE4C9C" w:rsidP="00777B95">
      <w:pPr>
        <w:ind w:left="0"/>
      </w:pPr>
      <w:r>
        <w:t>Ri</w:t>
      </w:r>
      <w:r w:rsidR="005F4183">
        <w:t>ckard, N.A., Rammer, A. and Sim</w:t>
      </w:r>
      <w:r>
        <w:t xml:space="preserve">ons, D.  1986.  Aspects of the early subtidal life history of the Pacific razor clam, </w:t>
      </w:r>
      <w:r w:rsidRPr="00DE4C9C">
        <w:rPr>
          <w:i/>
        </w:rPr>
        <w:t>Siliqua patula</w:t>
      </w:r>
      <w:r>
        <w:t xml:space="preserve"> Dixon, off the coast of Washington state.  Abstract presented at the National Shellfish Association Annual Meeting, Seattle, WA, June 1986.</w:t>
      </w:r>
    </w:p>
    <w:p w:rsidR="00DE4C9C" w:rsidRDefault="00DE4C9C" w:rsidP="00777B95">
      <w:pPr>
        <w:ind w:left="0"/>
      </w:pPr>
    </w:p>
    <w:p w:rsidR="00B8668E" w:rsidRDefault="00B8668E" w:rsidP="00777B95">
      <w:pPr>
        <w:ind w:left="0"/>
      </w:pPr>
      <w:r>
        <w:t>Shields, P. and Dupuis, A.  2012.  Upper Cook Inlet commercial fisheries annual management report, 2011.  Alaska Department of Fish and Game Fishery Management Report No. 12-25.  202 p.</w:t>
      </w:r>
    </w:p>
    <w:p w:rsidR="00B8668E" w:rsidRDefault="00B8668E" w:rsidP="00777B95">
      <w:pPr>
        <w:ind w:left="0"/>
      </w:pPr>
    </w:p>
    <w:p w:rsidR="00DA57C3" w:rsidRDefault="006A00CC" w:rsidP="00777B95">
      <w:pPr>
        <w:ind w:left="0"/>
      </w:pPr>
      <w:r>
        <w:t>Szarz</w:t>
      </w:r>
      <w:r w:rsidR="00DA57C3">
        <w:t>i, N.J., Hansen, P.A., Hasbrouck, J.J.  2010.  Harvest, abundance, age and length characteristics of razor clams from eastern Cook Inlet beaches, 1993-2003.  Alaska Department</w:t>
      </w:r>
      <w:r w:rsidR="00F43C97">
        <w:t xml:space="preserve"> of Fish and Game, Fishery Data Series No. 10-49, Anchorage.</w:t>
      </w:r>
    </w:p>
    <w:p w:rsidR="00F43C97" w:rsidRDefault="00F43C97" w:rsidP="00777B95">
      <w:pPr>
        <w:ind w:left="0"/>
      </w:pPr>
    </w:p>
    <w:p w:rsidR="009B5155" w:rsidRDefault="009B5155" w:rsidP="00777B95">
      <w:pPr>
        <w:ind w:left="0"/>
      </w:pPr>
      <w:r>
        <w:t>Tegelberg, H.C.  1964.  Growth and ring formation of Washington razor clams.  Washington Department of Fish and Fisheries Research Paper 2:69-103.</w:t>
      </w:r>
    </w:p>
    <w:p w:rsidR="009B5155" w:rsidRDefault="009B5155" w:rsidP="00777B95">
      <w:pPr>
        <w:ind w:left="0"/>
      </w:pPr>
    </w:p>
    <w:p w:rsidR="00AF032A" w:rsidRDefault="00AF032A" w:rsidP="00777B95">
      <w:pPr>
        <w:ind w:left="0"/>
      </w:pPr>
      <w:r>
        <w:lastRenderedPageBreak/>
        <w:t>Tegelberg, H.S. and Magoon, C.D.  1969.  Growth, survival and some effects of a dense razor clam set in Washington.  Proceedings of the National Shellfish Association 59:126-135.</w:t>
      </w:r>
    </w:p>
    <w:p w:rsidR="00AF032A" w:rsidRDefault="00AF032A" w:rsidP="00777B95">
      <w:pPr>
        <w:ind w:left="0"/>
      </w:pPr>
    </w:p>
    <w:p w:rsidR="00B4236E" w:rsidRDefault="00B4236E" w:rsidP="00777B95">
      <w:pPr>
        <w:ind w:left="0"/>
      </w:pPr>
      <w:r>
        <w:t>Vavrinec, J., Kohn, N.P., Hall, K.D. and Romano, B.A.  2007.  Effects of burial by disposal of dredged materials from the Columbia River Pacific razor clam (</w:t>
      </w:r>
      <w:r w:rsidRPr="00B4236E">
        <w:rPr>
          <w:i/>
        </w:rPr>
        <w:t>Siliqua patula</w:t>
      </w:r>
      <w:r>
        <w:t>).  Pacific Northwest National Laboratory PNNL-16350.  Richland, WA.  27 p.</w:t>
      </w:r>
    </w:p>
    <w:p w:rsidR="00B4236E" w:rsidRDefault="00B4236E" w:rsidP="00777B95">
      <w:pPr>
        <w:ind w:left="0"/>
      </w:pPr>
    </w:p>
    <w:p w:rsidR="0048449F" w:rsidRDefault="0048449F" w:rsidP="00777B95">
      <w:pPr>
        <w:ind w:left="0"/>
      </w:pPr>
      <w:r>
        <w:t>Washington Department of Fish and Wildlife (WDFW).  2012</w:t>
      </w:r>
      <w:r w:rsidR="00F65738">
        <w:t>a</w:t>
      </w:r>
      <w:r>
        <w:t xml:space="preserve">. Washington razor clam management setting the 2012-2013 season presentation.  Washington Department of Fish and Wildlife, Montesano, WA.  </w:t>
      </w:r>
    </w:p>
    <w:p w:rsidR="0048449F" w:rsidRDefault="0048449F" w:rsidP="00777B95">
      <w:pPr>
        <w:ind w:left="0"/>
      </w:pPr>
    </w:p>
    <w:p w:rsidR="006F63E2" w:rsidRDefault="006F63E2" w:rsidP="00777B95">
      <w:pPr>
        <w:ind w:left="0"/>
      </w:pPr>
      <w:r>
        <w:t>Washington Department of Fish and Wildlife (WDFW).  2012b. Washington non-treaty commercial razor clam fishery historic seasons 1976-2009.  Washington Department of Fish and Wildlife, Montesano, WA.online:</w:t>
      </w:r>
    </w:p>
    <w:p w:rsidR="006F63E2" w:rsidRDefault="00835481" w:rsidP="00777B95">
      <w:pPr>
        <w:ind w:left="0"/>
      </w:pPr>
      <w:hyperlink r:id="rId16" w:history="1">
        <w:r w:rsidR="006F63E2" w:rsidRPr="004072BF">
          <w:rPr>
            <w:rStyle w:val="Hyperlink"/>
          </w:rPr>
          <w:t>http://wdfw.wa.gov/fishing/commercial/razorclams/landings.html</w:t>
        </w:r>
      </w:hyperlink>
    </w:p>
    <w:p w:rsidR="006F63E2" w:rsidRDefault="006F63E2" w:rsidP="00777B95">
      <w:pPr>
        <w:ind w:left="0"/>
      </w:pPr>
    </w:p>
    <w:p w:rsidR="00BC194D" w:rsidRDefault="00BC194D" w:rsidP="00777B95">
      <w:pPr>
        <w:ind w:left="0"/>
      </w:pPr>
      <w:r>
        <w:t>Washington Department of Fish and Wildlife (WDFW).  2012c.  Summary Report of the 2011 commercial fishery for razor clams (</w:t>
      </w:r>
      <w:r w:rsidRPr="00395C83">
        <w:rPr>
          <w:i/>
        </w:rPr>
        <w:t>Siliqua patula</w:t>
      </w:r>
      <w:r>
        <w:t>).  Washington Department of Fish and Wildlife, Ocean Park, WA.  10 p.</w:t>
      </w:r>
    </w:p>
    <w:p w:rsidR="00BC194D" w:rsidRDefault="00BC194D" w:rsidP="00777B95">
      <w:pPr>
        <w:ind w:left="0"/>
      </w:pPr>
    </w:p>
    <w:p w:rsidR="004F3442" w:rsidRDefault="004F3442" w:rsidP="00777B95">
      <w:pPr>
        <w:ind w:left="0"/>
      </w:pPr>
      <w:r>
        <w:t>Washington Department of Fish and Wildlife (WDFW).  2012d.  Sport fishing rules pamphlet corrections May 1, 2012 through April 20, 2013.  Washington Department of Fish and Wildlife.  136 p.</w:t>
      </w:r>
    </w:p>
    <w:p w:rsidR="004F3442" w:rsidRDefault="004F3442" w:rsidP="00777B95">
      <w:pPr>
        <w:ind w:left="0"/>
      </w:pPr>
    </w:p>
    <w:p w:rsidR="00F65738" w:rsidRDefault="00F65738" w:rsidP="00777B95">
      <w:pPr>
        <w:ind w:left="0"/>
      </w:pPr>
      <w:r>
        <w:t xml:space="preserve">Washington Department of </w:t>
      </w:r>
      <w:r w:rsidR="003B3730">
        <w:t>Fish and Wildlife (WDFW).  2012e</w:t>
      </w:r>
      <w:r>
        <w:t xml:space="preserve">.  Commercial razor clam fishery regulations and information.  Washington Department of Fish and Wildlife, Montesano, WA.  </w:t>
      </w:r>
      <w:r w:rsidR="007772FC">
        <w:t xml:space="preserve">Online: </w:t>
      </w:r>
      <w:r w:rsidR="007772FC" w:rsidRPr="007772FC">
        <w:t>http://wdfw.wa.gov/fishing/commercial/razorclams/</w:t>
      </w:r>
    </w:p>
    <w:p w:rsidR="00F65738" w:rsidRDefault="00F65738" w:rsidP="00777B95">
      <w:pPr>
        <w:ind w:left="0"/>
      </w:pPr>
    </w:p>
    <w:p w:rsidR="00B245D5" w:rsidRDefault="00B245D5" w:rsidP="00777B95">
      <w:pPr>
        <w:ind w:left="0"/>
      </w:pPr>
      <w:r>
        <w:t>Washington Department of Fish and Wildlife (WDFW).  2013a.  History of the commercial razor clam fishery.  Washington Department of Fisheries and Wildlife.  Online: Washington Department of Fish and Wildlife (WDFW).  2013</w:t>
      </w:r>
    </w:p>
    <w:p w:rsidR="00B245D5" w:rsidRDefault="00B245D5" w:rsidP="00777B95">
      <w:pPr>
        <w:ind w:left="0"/>
      </w:pPr>
    </w:p>
    <w:p w:rsidR="00C76E8A" w:rsidRDefault="00C76E8A" w:rsidP="00777B95">
      <w:pPr>
        <w:ind w:left="0"/>
      </w:pPr>
      <w:r>
        <w:t>Washington Department of Fish and Wildlife (WDFW).  2013</w:t>
      </w:r>
      <w:r w:rsidR="00B245D5">
        <w:t>b</w:t>
      </w:r>
      <w:r>
        <w:t>.  Summary Report of the 2012 commercial fishery for razor clams (</w:t>
      </w:r>
      <w:r w:rsidRPr="00395C83">
        <w:rPr>
          <w:i/>
        </w:rPr>
        <w:t>Siliqua patula</w:t>
      </w:r>
      <w:r>
        <w:t>).  Washington Department of Fish and Wildlife, Ocean Park, WA.  11 p.</w:t>
      </w:r>
    </w:p>
    <w:p w:rsidR="00C76E8A" w:rsidRDefault="00C76E8A" w:rsidP="00777B95">
      <w:pPr>
        <w:ind w:left="0"/>
      </w:pPr>
    </w:p>
    <w:p w:rsidR="00B0438B" w:rsidRDefault="00B0438B" w:rsidP="00777B95">
      <w:pPr>
        <w:ind w:left="0"/>
      </w:pPr>
      <w:r>
        <w:t>W</w:t>
      </w:r>
      <w:r w:rsidR="00745C62">
        <w:t>eymouth, F</w:t>
      </w:r>
      <w:r>
        <w:t xml:space="preserve">.W., McMillin, H.C. and Holmes, H.B.  1925.  Growth and age at maturity of the Pacific razor clam, </w:t>
      </w:r>
      <w:r w:rsidRPr="00B0438B">
        <w:rPr>
          <w:i/>
        </w:rPr>
        <w:t>Siliqua patula</w:t>
      </w:r>
      <w:r>
        <w:t xml:space="preserve"> (Dixon).  US Department of Commerce Bureau of Fisheries Document No. 984:201-236.</w:t>
      </w:r>
    </w:p>
    <w:p w:rsidR="00745C62" w:rsidRDefault="00745C62" w:rsidP="00777B95">
      <w:pPr>
        <w:ind w:left="0"/>
      </w:pPr>
    </w:p>
    <w:p w:rsidR="00745C62" w:rsidRDefault="00745C62" w:rsidP="00777B95">
      <w:pPr>
        <w:ind w:left="0"/>
      </w:pPr>
      <w:r>
        <w:t xml:space="preserve">Weymouth, F.W., McMillian, H.C. and Rich, W.H.  1931.  Latitude and relative growth in the razor clam, </w:t>
      </w:r>
      <w:r w:rsidRPr="00745C62">
        <w:rPr>
          <w:i/>
        </w:rPr>
        <w:t>Siliqua patula</w:t>
      </w:r>
      <w:r>
        <w:t>.  Journal of Experimental Biology 8:228-249.</w:t>
      </w:r>
    </w:p>
    <w:p w:rsidR="00A174A3" w:rsidRDefault="00A174A3" w:rsidP="00777B95">
      <w:pPr>
        <w:ind w:left="0"/>
      </w:pPr>
    </w:p>
    <w:p w:rsidR="00A174A3" w:rsidRPr="008515BB" w:rsidRDefault="00A92C1D" w:rsidP="00777B95">
      <w:pPr>
        <w:ind w:left="0"/>
      </w:pPr>
      <w:r>
        <w:t xml:space="preserve">Wooster, W.S., Fluharty, D.L.  1985. </w:t>
      </w:r>
      <w:r w:rsidR="00A174A3">
        <w:t xml:space="preserve"> </w:t>
      </w:r>
      <w:r w:rsidR="00694344">
        <w:t>Washington</w:t>
      </w:r>
      <w:r w:rsidR="00A174A3">
        <w:t xml:space="preserve"> Sea Grant Program, and </w:t>
      </w:r>
      <w:r w:rsidR="00694344">
        <w:t>International</w:t>
      </w:r>
      <w:r w:rsidR="00A174A3">
        <w:t xml:space="preserve"> Recruitment Invest</w:t>
      </w:r>
      <w:r>
        <w:t>igations in the Subarctic</w:t>
      </w:r>
      <w:r w:rsidR="00A174A3">
        <w:t>.  El Nino north Nino effects in the eastern subarctic Pacific Ocean.  Washington Sea Grant Program, University of Washington.</w:t>
      </w:r>
    </w:p>
    <w:p w:rsidR="00A174A3" w:rsidRDefault="00A174A3" w:rsidP="00777B95">
      <w:pPr>
        <w:ind w:left="0"/>
      </w:pPr>
    </w:p>
    <w:sectPr w:rsidR="00A174A3" w:rsidSect="008B1BD7">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Dan Ayres" w:date="2013-03-26T16:42:00Z" w:initials="DLA">
    <w:p w:rsidR="00A422AE" w:rsidRDefault="00A422AE">
      <w:pPr>
        <w:pStyle w:val="CommentText"/>
      </w:pPr>
      <w:r>
        <w:rPr>
          <w:rStyle w:val="CommentReference"/>
        </w:rPr>
        <w:annotationRef/>
      </w:r>
      <w:r>
        <w:t>I have never heard this term used to refer to Pacific Razor Clams, although it does show up in a web search…even after 25 years I guess a guy can still learn something new…</w:t>
      </w:r>
    </w:p>
  </w:comment>
  <w:comment w:id="1" w:author="Dan Ayres" w:date="2013-03-26T16:55:00Z" w:initials="DLA">
    <w:p w:rsidR="00C65517" w:rsidRDefault="00C65517" w:rsidP="00C65517">
      <w:pPr>
        <w:pStyle w:val="CommentText"/>
      </w:pPr>
      <w:r>
        <w:rPr>
          <w:rStyle w:val="CommentReference"/>
        </w:rPr>
        <w:annotationRef/>
      </w:r>
      <w:r>
        <w:t xml:space="preserve">This changed in 1995 when the Quinault Indian Nation began to exercise treaty fishing rights on razor clam beaches off their reservation, but within their federally adjudicated Usual and Accustomed Fishing Area. This has expanded commercial razor clam harvest by tribal fishers to areas other than the Willapa Spits. Tribal staff can provide details. Contact Scott Mazzone at </w:t>
      </w:r>
      <w:hyperlink r:id="rId1" w:history="1">
        <w:r w:rsidRPr="002B6497">
          <w:rPr>
            <w:rStyle w:val="Hyperlink"/>
          </w:rPr>
          <w:t>S.Mazzone@quinault.org</w:t>
        </w:r>
      </w:hyperlink>
      <w:r>
        <w:t xml:space="preserve"> </w:t>
      </w:r>
    </w:p>
    <w:p w:rsidR="00C65517" w:rsidRDefault="00C65517">
      <w:pPr>
        <w:pStyle w:val="CommentText"/>
      </w:pPr>
    </w:p>
  </w:comment>
  <w:comment w:id="2" w:author="Dan Ayres" w:date="2013-03-26T16:52:00Z" w:initials="DLA">
    <w:p w:rsidR="00A422AE" w:rsidRDefault="00A422AE">
      <w:pPr>
        <w:pStyle w:val="CommentText"/>
      </w:pPr>
      <w:r>
        <w:rPr>
          <w:rStyle w:val="CommentReference"/>
        </w:rPr>
        <w:annotationRef/>
      </w:r>
      <w:r>
        <w:t xml:space="preserve">The Quinault Indian Nation harvests the majority of their “share” of razor clams in a </w:t>
      </w:r>
      <w:r w:rsidR="00C65517">
        <w:t>commercial</w:t>
      </w:r>
      <w:r>
        <w:t xml:space="preserve"> fishery. Tribal staff can provide details. Contact Scott Mazzone at </w:t>
      </w:r>
      <w:hyperlink r:id="rId2" w:history="1">
        <w:r w:rsidRPr="002B6497">
          <w:rPr>
            <w:rStyle w:val="Hyperlink"/>
          </w:rPr>
          <w:t>S.Mazzone@quinault.org</w:t>
        </w:r>
      </w:hyperlink>
      <w:r>
        <w:t xml:space="preserve"> </w:t>
      </w:r>
    </w:p>
  </w:comment>
  <w:comment w:id="5" w:author="Dan Ayres" w:date="2013-03-26T16:59:00Z" w:initials="DLA">
    <w:p w:rsidR="00C65517" w:rsidRDefault="00C65517">
      <w:pPr>
        <w:pStyle w:val="CommentText"/>
      </w:pPr>
      <w:r>
        <w:rPr>
          <w:rStyle w:val="CommentReference"/>
        </w:rPr>
        <w:annotationRef/>
      </w:r>
      <w:r>
        <w:t>Washington season is also closed for both state and tribal harvest between June and late September. The Willapa Spits are closed all year, except between May 1 and June 30 when the commercial fishery is open.</w:t>
      </w:r>
    </w:p>
  </w:comment>
  <w:comment w:id="6" w:author="Dan Ayres" w:date="2013-03-26T17:00:00Z" w:initials="DLA">
    <w:p w:rsidR="00C65517" w:rsidRDefault="00C65517">
      <w:pPr>
        <w:pStyle w:val="CommentText"/>
      </w:pPr>
      <w:r>
        <w:rPr>
          <w:rStyle w:val="CommentReference"/>
        </w:rPr>
        <w:annotationRef/>
      </w:r>
      <w:r>
        <w:t>Should likely also mention the tribal commercial fishery…contact info in an earlier comment…</w:t>
      </w:r>
    </w:p>
  </w:comment>
  <w:comment w:id="8" w:author="Dan Ayres" w:date="2013-03-26T17:03:00Z" w:initials="DLA">
    <w:p w:rsidR="003C6C77" w:rsidRDefault="003C6C77">
      <w:pPr>
        <w:pStyle w:val="CommentText"/>
      </w:pPr>
      <w:r>
        <w:rPr>
          <w:rStyle w:val="CommentReference"/>
        </w:rPr>
        <w:annotationRef/>
      </w:r>
      <w:r>
        <w:t xml:space="preserve">Assessments are made using the “Pumped Area Technique” </w:t>
      </w:r>
      <w:hyperlink r:id="rId3" w:history="1">
        <w:r w:rsidRPr="002B6497">
          <w:rPr>
            <w:rStyle w:val="Hyperlink"/>
          </w:rPr>
          <w:t>http://wdfw.wa.gov/fishing/shellfish/razorclams/how_many.html</w:t>
        </w:r>
      </w:hyperlink>
      <w:r>
        <w:t xml:space="preserve"> </w:t>
      </w:r>
    </w:p>
  </w:comment>
  <w:comment w:id="7" w:author="Dan Ayres" w:date="2013-03-26T17:01:00Z" w:initials="DLA">
    <w:p w:rsidR="00C65517" w:rsidRDefault="00C65517">
      <w:pPr>
        <w:pStyle w:val="CommentText"/>
      </w:pPr>
      <w:r>
        <w:rPr>
          <w:rStyle w:val="CommentReference"/>
        </w:rPr>
        <w:annotationRef/>
      </w:r>
      <w:r>
        <w:t xml:space="preserve">The Washington recreational harvest is also closely monitored with field effort and creel data collected to make daily harvest estimates across all five beaches. </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trackRevisions/>
  <w:defaultTabStop w:val="720"/>
  <w:characterSpacingControl w:val="doNotCompress"/>
  <w:compat/>
  <w:rsids>
    <w:rsidRoot w:val="007702BE"/>
    <w:rsid w:val="0000379D"/>
    <w:rsid w:val="00005624"/>
    <w:rsid w:val="00012C58"/>
    <w:rsid w:val="00013DE1"/>
    <w:rsid w:val="00022F07"/>
    <w:rsid w:val="00027CB5"/>
    <w:rsid w:val="0003382A"/>
    <w:rsid w:val="00043236"/>
    <w:rsid w:val="00044581"/>
    <w:rsid w:val="0004647D"/>
    <w:rsid w:val="0004666B"/>
    <w:rsid w:val="00051058"/>
    <w:rsid w:val="00056A0A"/>
    <w:rsid w:val="0006261C"/>
    <w:rsid w:val="00071902"/>
    <w:rsid w:val="0007439A"/>
    <w:rsid w:val="0007639A"/>
    <w:rsid w:val="0007754B"/>
    <w:rsid w:val="00077788"/>
    <w:rsid w:val="000874E5"/>
    <w:rsid w:val="000A39BC"/>
    <w:rsid w:val="000B1E43"/>
    <w:rsid w:val="000B55E1"/>
    <w:rsid w:val="000B72BD"/>
    <w:rsid w:val="000C0527"/>
    <w:rsid w:val="000C2725"/>
    <w:rsid w:val="000C31FF"/>
    <w:rsid w:val="000C3640"/>
    <w:rsid w:val="000D0A1B"/>
    <w:rsid w:val="000D5614"/>
    <w:rsid w:val="000E62CD"/>
    <w:rsid w:val="000F691D"/>
    <w:rsid w:val="000F7B51"/>
    <w:rsid w:val="00111D5A"/>
    <w:rsid w:val="00111EC3"/>
    <w:rsid w:val="001208E6"/>
    <w:rsid w:val="00120CD4"/>
    <w:rsid w:val="00124EF3"/>
    <w:rsid w:val="001317CF"/>
    <w:rsid w:val="00140C8E"/>
    <w:rsid w:val="001425BA"/>
    <w:rsid w:val="001439DD"/>
    <w:rsid w:val="00143D78"/>
    <w:rsid w:val="0015069A"/>
    <w:rsid w:val="0015724E"/>
    <w:rsid w:val="0016161E"/>
    <w:rsid w:val="0017198E"/>
    <w:rsid w:val="001805FF"/>
    <w:rsid w:val="00185895"/>
    <w:rsid w:val="00186573"/>
    <w:rsid w:val="00187D20"/>
    <w:rsid w:val="001951FF"/>
    <w:rsid w:val="00197419"/>
    <w:rsid w:val="001A57CE"/>
    <w:rsid w:val="001A61FF"/>
    <w:rsid w:val="001B0F3F"/>
    <w:rsid w:val="001B145A"/>
    <w:rsid w:val="001B5E14"/>
    <w:rsid w:val="001C1342"/>
    <w:rsid w:val="001C2FB4"/>
    <w:rsid w:val="001D2368"/>
    <w:rsid w:val="001D441A"/>
    <w:rsid w:val="001E5AE0"/>
    <w:rsid w:val="001F75BD"/>
    <w:rsid w:val="001F7DC0"/>
    <w:rsid w:val="002054D5"/>
    <w:rsid w:val="00207073"/>
    <w:rsid w:val="00210CF1"/>
    <w:rsid w:val="00215A7D"/>
    <w:rsid w:val="00217F65"/>
    <w:rsid w:val="002227F0"/>
    <w:rsid w:val="002376DE"/>
    <w:rsid w:val="0024048E"/>
    <w:rsid w:val="00242869"/>
    <w:rsid w:val="002500C7"/>
    <w:rsid w:val="0025405B"/>
    <w:rsid w:val="00255F51"/>
    <w:rsid w:val="00267513"/>
    <w:rsid w:val="0027288C"/>
    <w:rsid w:val="00273394"/>
    <w:rsid w:val="002761D4"/>
    <w:rsid w:val="002772E0"/>
    <w:rsid w:val="00291187"/>
    <w:rsid w:val="002913A7"/>
    <w:rsid w:val="00295FF2"/>
    <w:rsid w:val="002969DF"/>
    <w:rsid w:val="002A2C16"/>
    <w:rsid w:val="002A409E"/>
    <w:rsid w:val="002B1E3A"/>
    <w:rsid w:val="002B4787"/>
    <w:rsid w:val="002B4C32"/>
    <w:rsid w:val="002C2DE8"/>
    <w:rsid w:val="002C7B8B"/>
    <w:rsid w:val="002D0A89"/>
    <w:rsid w:val="002D37CE"/>
    <w:rsid w:val="002D6553"/>
    <w:rsid w:val="002E4C08"/>
    <w:rsid w:val="002E4EE7"/>
    <w:rsid w:val="002E5386"/>
    <w:rsid w:val="002E74AF"/>
    <w:rsid w:val="002F4160"/>
    <w:rsid w:val="002F60AF"/>
    <w:rsid w:val="00301AC2"/>
    <w:rsid w:val="00304829"/>
    <w:rsid w:val="00312E4F"/>
    <w:rsid w:val="00313C22"/>
    <w:rsid w:val="0031553D"/>
    <w:rsid w:val="00315833"/>
    <w:rsid w:val="003160C0"/>
    <w:rsid w:val="00320C5A"/>
    <w:rsid w:val="00320CD7"/>
    <w:rsid w:val="003235E7"/>
    <w:rsid w:val="00323B1B"/>
    <w:rsid w:val="00324629"/>
    <w:rsid w:val="00331446"/>
    <w:rsid w:val="00335D89"/>
    <w:rsid w:val="00342015"/>
    <w:rsid w:val="00343318"/>
    <w:rsid w:val="0035277E"/>
    <w:rsid w:val="00352D21"/>
    <w:rsid w:val="0036036F"/>
    <w:rsid w:val="00363B81"/>
    <w:rsid w:val="00364D9B"/>
    <w:rsid w:val="0037083B"/>
    <w:rsid w:val="00376785"/>
    <w:rsid w:val="00385FB7"/>
    <w:rsid w:val="0038665B"/>
    <w:rsid w:val="0038686B"/>
    <w:rsid w:val="00387B16"/>
    <w:rsid w:val="00390762"/>
    <w:rsid w:val="00392A25"/>
    <w:rsid w:val="00393493"/>
    <w:rsid w:val="003945ED"/>
    <w:rsid w:val="00395C83"/>
    <w:rsid w:val="003A12B8"/>
    <w:rsid w:val="003A7A2F"/>
    <w:rsid w:val="003B0D22"/>
    <w:rsid w:val="003B184E"/>
    <w:rsid w:val="003B3730"/>
    <w:rsid w:val="003C6C77"/>
    <w:rsid w:val="003C7D6A"/>
    <w:rsid w:val="003D2B41"/>
    <w:rsid w:val="003E2602"/>
    <w:rsid w:val="003E64AD"/>
    <w:rsid w:val="003F1076"/>
    <w:rsid w:val="003F1297"/>
    <w:rsid w:val="003F657E"/>
    <w:rsid w:val="003F66D4"/>
    <w:rsid w:val="00401D2D"/>
    <w:rsid w:val="0040445D"/>
    <w:rsid w:val="0041207D"/>
    <w:rsid w:val="00415108"/>
    <w:rsid w:val="004332E6"/>
    <w:rsid w:val="00433FC2"/>
    <w:rsid w:val="00441884"/>
    <w:rsid w:val="004449B6"/>
    <w:rsid w:val="00453EAC"/>
    <w:rsid w:val="00454D7C"/>
    <w:rsid w:val="0046035B"/>
    <w:rsid w:val="004717F0"/>
    <w:rsid w:val="00474CC7"/>
    <w:rsid w:val="0048449F"/>
    <w:rsid w:val="00484658"/>
    <w:rsid w:val="004901D9"/>
    <w:rsid w:val="00490DDE"/>
    <w:rsid w:val="004943E2"/>
    <w:rsid w:val="00497EF7"/>
    <w:rsid w:val="004A4310"/>
    <w:rsid w:val="004A495A"/>
    <w:rsid w:val="004A67C3"/>
    <w:rsid w:val="004A6AFA"/>
    <w:rsid w:val="004B126B"/>
    <w:rsid w:val="004B172A"/>
    <w:rsid w:val="004B3797"/>
    <w:rsid w:val="004C3938"/>
    <w:rsid w:val="004D2832"/>
    <w:rsid w:val="004D6F96"/>
    <w:rsid w:val="004E18BB"/>
    <w:rsid w:val="004E355D"/>
    <w:rsid w:val="004E4257"/>
    <w:rsid w:val="004E5CE5"/>
    <w:rsid w:val="004F225C"/>
    <w:rsid w:val="004F2E66"/>
    <w:rsid w:val="004F3442"/>
    <w:rsid w:val="005015FB"/>
    <w:rsid w:val="00501D1D"/>
    <w:rsid w:val="005048CF"/>
    <w:rsid w:val="00506557"/>
    <w:rsid w:val="00512E8D"/>
    <w:rsid w:val="005202A3"/>
    <w:rsid w:val="00520876"/>
    <w:rsid w:val="00525040"/>
    <w:rsid w:val="005303BE"/>
    <w:rsid w:val="00532C43"/>
    <w:rsid w:val="0053628C"/>
    <w:rsid w:val="00536ED6"/>
    <w:rsid w:val="00545299"/>
    <w:rsid w:val="0054689E"/>
    <w:rsid w:val="00554C4A"/>
    <w:rsid w:val="005552DF"/>
    <w:rsid w:val="005567DA"/>
    <w:rsid w:val="0056134B"/>
    <w:rsid w:val="00562476"/>
    <w:rsid w:val="00562C41"/>
    <w:rsid w:val="00565C74"/>
    <w:rsid w:val="00581D92"/>
    <w:rsid w:val="00582027"/>
    <w:rsid w:val="0058659E"/>
    <w:rsid w:val="00587065"/>
    <w:rsid w:val="00591052"/>
    <w:rsid w:val="00594B26"/>
    <w:rsid w:val="005970F7"/>
    <w:rsid w:val="005A0DF4"/>
    <w:rsid w:val="005A6BA5"/>
    <w:rsid w:val="005B5355"/>
    <w:rsid w:val="005B5D8A"/>
    <w:rsid w:val="005B79C7"/>
    <w:rsid w:val="005C0DB7"/>
    <w:rsid w:val="005C29D6"/>
    <w:rsid w:val="005C7851"/>
    <w:rsid w:val="005D1DB3"/>
    <w:rsid w:val="005D31D7"/>
    <w:rsid w:val="005D4B20"/>
    <w:rsid w:val="005D577F"/>
    <w:rsid w:val="005E0D0F"/>
    <w:rsid w:val="005E3E28"/>
    <w:rsid w:val="005E703F"/>
    <w:rsid w:val="005F4183"/>
    <w:rsid w:val="005F71A1"/>
    <w:rsid w:val="006040FE"/>
    <w:rsid w:val="00605AE7"/>
    <w:rsid w:val="00606A58"/>
    <w:rsid w:val="00607F02"/>
    <w:rsid w:val="00616E1D"/>
    <w:rsid w:val="00620134"/>
    <w:rsid w:val="00623D75"/>
    <w:rsid w:val="00624BB4"/>
    <w:rsid w:val="006254DE"/>
    <w:rsid w:val="006274B8"/>
    <w:rsid w:val="00631D06"/>
    <w:rsid w:val="0064080F"/>
    <w:rsid w:val="0064414F"/>
    <w:rsid w:val="006445F1"/>
    <w:rsid w:val="006521C9"/>
    <w:rsid w:val="00660829"/>
    <w:rsid w:val="0066102F"/>
    <w:rsid w:val="006665DF"/>
    <w:rsid w:val="00667777"/>
    <w:rsid w:val="006769C3"/>
    <w:rsid w:val="006810B3"/>
    <w:rsid w:val="006875FF"/>
    <w:rsid w:val="0069382C"/>
    <w:rsid w:val="00693D1F"/>
    <w:rsid w:val="00694344"/>
    <w:rsid w:val="006A00CC"/>
    <w:rsid w:val="006A0224"/>
    <w:rsid w:val="006A065B"/>
    <w:rsid w:val="006A496C"/>
    <w:rsid w:val="006A50B4"/>
    <w:rsid w:val="006B3CE9"/>
    <w:rsid w:val="006B5293"/>
    <w:rsid w:val="006C5B64"/>
    <w:rsid w:val="006D0F1B"/>
    <w:rsid w:val="006D149D"/>
    <w:rsid w:val="006D18B1"/>
    <w:rsid w:val="006D1CC1"/>
    <w:rsid w:val="006D34B5"/>
    <w:rsid w:val="006D3EEF"/>
    <w:rsid w:val="006E4E93"/>
    <w:rsid w:val="006E7A59"/>
    <w:rsid w:val="006F2368"/>
    <w:rsid w:val="006F63E2"/>
    <w:rsid w:val="00700E7E"/>
    <w:rsid w:val="00701CC5"/>
    <w:rsid w:val="007031B8"/>
    <w:rsid w:val="00707244"/>
    <w:rsid w:val="007131DF"/>
    <w:rsid w:val="007177A5"/>
    <w:rsid w:val="00721725"/>
    <w:rsid w:val="0072483A"/>
    <w:rsid w:val="00730059"/>
    <w:rsid w:val="00730332"/>
    <w:rsid w:val="00743451"/>
    <w:rsid w:val="00745C62"/>
    <w:rsid w:val="00746329"/>
    <w:rsid w:val="00750BCB"/>
    <w:rsid w:val="00754AB8"/>
    <w:rsid w:val="00760994"/>
    <w:rsid w:val="007702BE"/>
    <w:rsid w:val="00770717"/>
    <w:rsid w:val="0077298B"/>
    <w:rsid w:val="007748CA"/>
    <w:rsid w:val="007760F8"/>
    <w:rsid w:val="007772FC"/>
    <w:rsid w:val="007778BE"/>
    <w:rsid w:val="00777B95"/>
    <w:rsid w:val="0078263D"/>
    <w:rsid w:val="00791FCC"/>
    <w:rsid w:val="00794CE7"/>
    <w:rsid w:val="007962D7"/>
    <w:rsid w:val="00796598"/>
    <w:rsid w:val="007A50CC"/>
    <w:rsid w:val="007A5483"/>
    <w:rsid w:val="007B0730"/>
    <w:rsid w:val="007B09A9"/>
    <w:rsid w:val="007B0E49"/>
    <w:rsid w:val="007B145A"/>
    <w:rsid w:val="007B5836"/>
    <w:rsid w:val="007B5AA7"/>
    <w:rsid w:val="007C0102"/>
    <w:rsid w:val="007C0EEF"/>
    <w:rsid w:val="007C2F61"/>
    <w:rsid w:val="007C55CC"/>
    <w:rsid w:val="007D0D58"/>
    <w:rsid w:val="007D34AD"/>
    <w:rsid w:val="007E0375"/>
    <w:rsid w:val="007E31E7"/>
    <w:rsid w:val="007E75C5"/>
    <w:rsid w:val="007F03BA"/>
    <w:rsid w:val="008027B6"/>
    <w:rsid w:val="0080697B"/>
    <w:rsid w:val="008266A5"/>
    <w:rsid w:val="00826C62"/>
    <w:rsid w:val="00827278"/>
    <w:rsid w:val="00831670"/>
    <w:rsid w:val="00833FA4"/>
    <w:rsid w:val="00835481"/>
    <w:rsid w:val="00845C94"/>
    <w:rsid w:val="0084787D"/>
    <w:rsid w:val="008600BF"/>
    <w:rsid w:val="008610AD"/>
    <w:rsid w:val="00865E21"/>
    <w:rsid w:val="00866A5C"/>
    <w:rsid w:val="0087057A"/>
    <w:rsid w:val="00873B45"/>
    <w:rsid w:val="00874592"/>
    <w:rsid w:val="00875006"/>
    <w:rsid w:val="0087660A"/>
    <w:rsid w:val="008845A5"/>
    <w:rsid w:val="00885909"/>
    <w:rsid w:val="0088601F"/>
    <w:rsid w:val="00893D43"/>
    <w:rsid w:val="00894DFE"/>
    <w:rsid w:val="008A086D"/>
    <w:rsid w:val="008A7FEE"/>
    <w:rsid w:val="008B128D"/>
    <w:rsid w:val="008B1BD7"/>
    <w:rsid w:val="008C598E"/>
    <w:rsid w:val="008C753E"/>
    <w:rsid w:val="008D2C30"/>
    <w:rsid w:val="008D5103"/>
    <w:rsid w:val="008F0BBB"/>
    <w:rsid w:val="008F1E18"/>
    <w:rsid w:val="008F37D7"/>
    <w:rsid w:val="00901492"/>
    <w:rsid w:val="0091379F"/>
    <w:rsid w:val="00914D48"/>
    <w:rsid w:val="0091746E"/>
    <w:rsid w:val="009213B6"/>
    <w:rsid w:val="009253E2"/>
    <w:rsid w:val="0092757D"/>
    <w:rsid w:val="0093565B"/>
    <w:rsid w:val="00944EF3"/>
    <w:rsid w:val="009461A4"/>
    <w:rsid w:val="00947638"/>
    <w:rsid w:val="0095005F"/>
    <w:rsid w:val="009526E4"/>
    <w:rsid w:val="00954312"/>
    <w:rsid w:val="009568C9"/>
    <w:rsid w:val="00962BC8"/>
    <w:rsid w:val="009635D4"/>
    <w:rsid w:val="00966825"/>
    <w:rsid w:val="00967F79"/>
    <w:rsid w:val="00970F61"/>
    <w:rsid w:val="00971BF4"/>
    <w:rsid w:val="009731C6"/>
    <w:rsid w:val="009735CD"/>
    <w:rsid w:val="009746DB"/>
    <w:rsid w:val="00976596"/>
    <w:rsid w:val="00980D39"/>
    <w:rsid w:val="0098107F"/>
    <w:rsid w:val="00981C21"/>
    <w:rsid w:val="00986BAA"/>
    <w:rsid w:val="00992627"/>
    <w:rsid w:val="00993EA7"/>
    <w:rsid w:val="0099495A"/>
    <w:rsid w:val="009A01F7"/>
    <w:rsid w:val="009A055B"/>
    <w:rsid w:val="009A3FEE"/>
    <w:rsid w:val="009A67A8"/>
    <w:rsid w:val="009B2EB6"/>
    <w:rsid w:val="009B5025"/>
    <w:rsid w:val="009B5155"/>
    <w:rsid w:val="009B6750"/>
    <w:rsid w:val="009C1B5B"/>
    <w:rsid w:val="009C4883"/>
    <w:rsid w:val="009C6358"/>
    <w:rsid w:val="009D0506"/>
    <w:rsid w:val="009E1669"/>
    <w:rsid w:val="009E4250"/>
    <w:rsid w:val="009F5263"/>
    <w:rsid w:val="00A1214C"/>
    <w:rsid w:val="00A13215"/>
    <w:rsid w:val="00A174A3"/>
    <w:rsid w:val="00A219B7"/>
    <w:rsid w:val="00A279E0"/>
    <w:rsid w:val="00A27BFA"/>
    <w:rsid w:val="00A31B7D"/>
    <w:rsid w:val="00A31D39"/>
    <w:rsid w:val="00A31F5C"/>
    <w:rsid w:val="00A32831"/>
    <w:rsid w:val="00A32B53"/>
    <w:rsid w:val="00A33543"/>
    <w:rsid w:val="00A373DF"/>
    <w:rsid w:val="00A40012"/>
    <w:rsid w:val="00A41356"/>
    <w:rsid w:val="00A4160F"/>
    <w:rsid w:val="00A422AE"/>
    <w:rsid w:val="00A43640"/>
    <w:rsid w:val="00A5471D"/>
    <w:rsid w:val="00A60247"/>
    <w:rsid w:val="00A66EB4"/>
    <w:rsid w:val="00A676A6"/>
    <w:rsid w:val="00A80F86"/>
    <w:rsid w:val="00A872C3"/>
    <w:rsid w:val="00A91D86"/>
    <w:rsid w:val="00A92C1D"/>
    <w:rsid w:val="00A93A19"/>
    <w:rsid w:val="00A96A0A"/>
    <w:rsid w:val="00AA0765"/>
    <w:rsid w:val="00AA096C"/>
    <w:rsid w:val="00AA1372"/>
    <w:rsid w:val="00AA3EFB"/>
    <w:rsid w:val="00AA4DFA"/>
    <w:rsid w:val="00AA5A0E"/>
    <w:rsid w:val="00AB27A4"/>
    <w:rsid w:val="00AB3246"/>
    <w:rsid w:val="00AB6728"/>
    <w:rsid w:val="00AC5F51"/>
    <w:rsid w:val="00AD10EB"/>
    <w:rsid w:val="00AD1157"/>
    <w:rsid w:val="00AD3822"/>
    <w:rsid w:val="00AE11B9"/>
    <w:rsid w:val="00AE3459"/>
    <w:rsid w:val="00AE3A94"/>
    <w:rsid w:val="00AF032A"/>
    <w:rsid w:val="00B03347"/>
    <w:rsid w:val="00B0438B"/>
    <w:rsid w:val="00B104CD"/>
    <w:rsid w:val="00B10A5F"/>
    <w:rsid w:val="00B10EF3"/>
    <w:rsid w:val="00B1146C"/>
    <w:rsid w:val="00B146ED"/>
    <w:rsid w:val="00B16BE3"/>
    <w:rsid w:val="00B172B8"/>
    <w:rsid w:val="00B2439B"/>
    <w:rsid w:val="00B245D5"/>
    <w:rsid w:val="00B37FF2"/>
    <w:rsid w:val="00B406FE"/>
    <w:rsid w:val="00B4236E"/>
    <w:rsid w:val="00B444EB"/>
    <w:rsid w:val="00B50396"/>
    <w:rsid w:val="00B50A94"/>
    <w:rsid w:val="00B50F13"/>
    <w:rsid w:val="00B614BB"/>
    <w:rsid w:val="00B63F4C"/>
    <w:rsid w:val="00B72E41"/>
    <w:rsid w:val="00B750D4"/>
    <w:rsid w:val="00B76E8C"/>
    <w:rsid w:val="00B80819"/>
    <w:rsid w:val="00B8668E"/>
    <w:rsid w:val="00B91AA0"/>
    <w:rsid w:val="00B95A9F"/>
    <w:rsid w:val="00B9618C"/>
    <w:rsid w:val="00B96EAC"/>
    <w:rsid w:val="00BA0584"/>
    <w:rsid w:val="00BA1B3B"/>
    <w:rsid w:val="00BA2E64"/>
    <w:rsid w:val="00BA7536"/>
    <w:rsid w:val="00BB3592"/>
    <w:rsid w:val="00BC0869"/>
    <w:rsid w:val="00BC194D"/>
    <w:rsid w:val="00BC36F4"/>
    <w:rsid w:val="00BC55D2"/>
    <w:rsid w:val="00BD4332"/>
    <w:rsid w:val="00BE5E63"/>
    <w:rsid w:val="00BE71AC"/>
    <w:rsid w:val="00BF0473"/>
    <w:rsid w:val="00BF35A9"/>
    <w:rsid w:val="00C07BAB"/>
    <w:rsid w:val="00C13A5C"/>
    <w:rsid w:val="00C15F00"/>
    <w:rsid w:val="00C51016"/>
    <w:rsid w:val="00C54ABC"/>
    <w:rsid w:val="00C6038A"/>
    <w:rsid w:val="00C6129A"/>
    <w:rsid w:val="00C627AF"/>
    <w:rsid w:val="00C65517"/>
    <w:rsid w:val="00C65901"/>
    <w:rsid w:val="00C66F8C"/>
    <w:rsid w:val="00C670FE"/>
    <w:rsid w:val="00C73792"/>
    <w:rsid w:val="00C76E8A"/>
    <w:rsid w:val="00C841E2"/>
    <w:rsid w:val="00C87064"/>
    <w:rsid w:val="00C87E3D"/>
    <w:rsid w:val="00C903B6"/>
    <w:rsid w:val="00C96D9F"/>
    <w:rsid w:val="00CA1F9E"/>
    <w:rsid w:val="00CA73D3"/>
    <w:rsid w:val="00CB02F6"/>
    <w:rsid w:val="00CB2112"/>
    <w:rsid w:val="00CB2261"/>
    <w:rsid w:val="00CC380D"/>
    <w:rsid w:val="00CC54A8"/>
    <w:rsid w:val="00CC6AB8"/>
    <w:rsid w:val="00CD0894"/>
    <w:rsid w:val="00CD22F5"/>
    <w:rsid w:val="00CD2CE0"/>
    <w:rsid w:val="00CD3449"/>
    <w:rsid w:val="00CD7B07"/>
    <w:rsid w:val="00CE0E93"/>
    <w:rsid w:val="00CE316C"/>
    <w:rsid w:val="00CE58D7"/>
    <w:rsid w:val="00CE5C30"/>
    <w:rsid w:val="00CF063D"/>
    <w:rsid w:val="00CF0962"/>
    <w:rsid w:val="00CF317C"/>
    <w:rsid w:val="00CF4854"/>
    <w:rsid w:val="00CF6D2D"/>
    <w:rsid w:val="00CF726A"/>
    <w:rsid w:val="00D07240"/>
    <w:rsid w:val="00D07A58"/>
    <w:rsid w:val="00D16BC7"/>
    <w:rsid w:val="00D17ACA"/>
    <w:rsid w:val="00D2022C"/>
    <w:rsid w:val="00D24CA2"/>
    <w:rsid w:val="00D34018"/>
    <w:rsid w:val="00D41515"/>
    <w:rsid w:val="00D57DC1"/>
    <w:rsid w:val="00D83089"/>
    <w:rsid w:val="00D87702"/>
    <w:rsid w:val="00D916C0"/>
    <w:rsid w:val="00D93CC3"/>
    <w:rsid w:val="00DA36AA"/>
    <w:rsid w:val="00DA3BE7"/>
    <w:rsid w:val="00DA57C3"/>
    <w:rsid w:val="00DA646D"/>
    <w:rsid w:val="00DB3365"/>
    <w:rsid w:val="00DB4444"/>
    <w:rsid w:val="00DC7C31"/>
    <w:rsid w:val="00DE3E3E"/>
    <w:rsid w:val="00DE4C9C"/>
    <w:rsid w:val="00DF335C"/>
    <w:rsid w:val="00E03267"/>
    <w:rsid w:val="00E126E3"/>
    <w:rsid w:val="00E137BA"/>
    <w:rsid w:val="00E150AC"/>
    <w:rsid w:val="00E21CF2"/>
    <w:rsid w:val="00E2347B"/>
    <w:rsid w:val="00E24772"/>
    <w:rsid w:val="00E24AD1"/>
    <w:rsid w:val="00E26465"/>
    <w:rsid w:val="00E26E20"/>
    <w:rsid w:val="00E35FD0"/>
    <w:rsid w:val="00E36BCD"/>
    <w:rsid w:val="00E43ED9"/>
    <w:rsid w:val="00E44A1D"/>
    <w:rsid w:val="00E47FD9"/>
    <w:rsid w:val="00E52B3E"/>
    <w:rsid w:val="00E5629A"/>
    <w:rsid w:val="00E6182F"/>
    <w:rsid w:val="00E6230C"/>
    <w:rsid w:val="00E67388"/>
    <w:rsid w:val="00E82694"/>
    <w:rsid w:val="00E82845"/>
    <w:rsid w:val="00E957FB"/>
    <w:rsid w:val="00E963DE"/>
    <w:rsid w:val="00EB0949"/>
    <w:rsid w:val="00EB6236"/>
    <w:rsid w:val="00EB69AB"/>
    <w:rsid w:val="00ED46F6"/>
    <w:rsid w:val="00ED5D02"/>
    <w:rsid w:val="00ED5EA0"/>
    <w:rsid w:val="00EE4869"/>
    <w:rsid w:val="00EF0529"/>
    <w:rsid w:val="00EF5F17"/>
    <w:rsid w:val="00EF6556"/>
    <w:rsid w:val="00F00EFE"/>
    <w:rsid w:val="00F076E2"/>
    <w:rsid w:val="00F10CF0"/>
    <w:rsid w:val="00F11369"/>
    <w:rsid w:val="00F14995"/>
    <w:rsid w:val="00F17B04"/>
    <w:rsid w:val="00F21306"/>
    <w:rsid w:val="00F233BC"/>
    <w:rsid w:val="00F32A53"/>
    <w:rsid w:val="00F32CF0"/>
    <w:rsid w:val="00F34D41"/>
    <w:rsid w:val="00F3766D"/>
    <w:rsid w:val="00F422C4"/>
    <w:rsid w:val="00F43C97"/>
    <w:rsid w:val="00F43E34"/>
    <w:rsid w:val="00F43E79"/>
    <w:rsid w:val="00F440C6"/>
    <w:rsid w:val="00F50184"/>
    <w:rsid w:val="00F5154C"/>
    <w:rsid w:val="00F53C16"/>
    <w:rsid w:val="00F54124"/>
    <w:rsid w:val="00F55E06"/>
    <w:rsid w:val="00F6222B"/>
    <w:rsid w:val="00F65738"/>
    <w:rsid w:val="00F65F75"/>
    <w:rsid w:val="00F72AFB"/>
    <w:rsid w:val="00F81B1C"/>
    <w:rsid w:val="00F92413"/>
    <w:rsid w:val="00F93905"/>
    <w:rsid w:val="00F939FA"/>
    <w:rsid w:val="00FA2D6C"/>
    <w:rsid w:val="00FA5AAE"/>
    <w:rsid w:val="00FB04C8"/>
    <w:rsid w:val="00FB1EBD"/>
    <w:rsid w:val="00FC0292"/>
    <w:rsid w:val="00FC237D"/>
    <w:rsid w:val="00FC4BC5"/>
    <w:rsid w:val="00FC6291"/>
    <w:rsid w:val="00FD12E5"/>
    <w:rsid w:val="00FD1BBC"/>
    <w:rsid w:val="00FD3169"/>
    <w:rsid w:val="00FF250D"/>
    <w:rsid w:val="00FF66A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6F6"/>
    <w:pPr>
      <w:ind w:left="720"/>
    </w:pPr>
    <w:rPr>
      <w:rFonts w:ascii="Times New Roman" w:eastAsia="Times New Roman" w:hAnsi="Times New Roman" w:cs="Times New Roman"/>
      <w:sz w:val="24"/>
      <w:szCs w:val="24"/>
    </w:rPr>
  </w:style>
  <w:style w:type="paragraph" w:styleId="Heading5">
    <w:name w:val="heading 5"/>
    <w:basedOn w:val="Normal"/>
    <w:link w:val="Heading5Char"/>
    <w:uiPriority w:val="9"/>
    <w:qFormat/>
    <w:rsid w:val="007702BE"/>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7702BE"/>
    <w:rPr>
      <w:rFonts w:ascii="Times New Roman" w:eastAsia="Times New Roman" w:hAnsi="Times New Roman" w:cs="Times New Roman"/>
      <w:b/>
      <w:bCs/>
      <w:sz w:val="20"/>
      <w:szCs w:val="20"/>
    </w:rPr>
  </w:style>
  <w:style w:type="paragraph" w:styleId="NoSpacing">
    <w:name w:val="No Spacing"/>
    <w:uiPriority w:val="1"/>
    <w:qFormat/>
    <w:rsid w:val="007702BE"/>
    <w:rPr>
      <w:rFonts w:ascii="Times New Roman" w:eastAsia="Times New Roman" w:hAnsi="Times New Roman" w:cs="Times New Roman"/>
      <w:sz w:val="24"/>
      <w:szCs w:val="24"/>
    </w:rPr>
  </w:style>
  <w:style w:type="character" w:styleId="Hyperlink">
    <w:name w:val="Hyperlink"/>
    <w:uiPriority w:val="99"/>
    <w:unhideWhenUsed/>
    <w:rsid w:val="007702BE"/>
    <w:rPr>
      <w:color w:val="0000FF"/>
      <w:u w:val="single"/>
    </w:rPr>
  </w:style>
  <w:style w:type="table" w:styleId="TableGrid">
    <w:name w:val="Table Grid"/>
    <w:basedOn w:val="TableNormal"/>
    <w:uiPriority w:val="59"/>
    <w:rsid w:val="007702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702BE"/>
    <w:rPr>
      <w:rFonts w:ascii="Tahoma" w:hAnsi="Tahoma" w:cs="Tahoma"/>
      <w:sz w:val="16"/>
      <w:szCs w:val="16"/>
    </w:rPr>
  </w:style>
  <w:style w:type="character" w:customStyle="1" w:styleId="BalloonTextChar">
    <w:name w:val="Balloon Text Char"/>
    <w:basedOn w:val="DefaultParagraphFont"/>
    <w:link w:val="BalloonText"/>
    <w:uiPriority w:val="99"/>
    <w:semiHidden/>
    <w:rsid w:val="007702BE"/>
    <w:rPr>
      <w:rFonts w:ascii="Tahoma" w:eastAsia="Times New Roman" w:hAnsi="Tahoma" w:cs="Tahoma"/>
      <w:sz w:val="16"/>
      <w:szCs w:val="16"/>
    </w:rPr>
  </w:style>
  <w:style w:type="character" w:styleId="Emphasis">
    <w:name w:val="Emphasis"/>
    <w:basedOn w:val="DefaultParagraphFont"/>
    <w:uiPriority w:val="20"/>
    <w:qFormat/>
    <w:rsid w:val="001F7DC0"/>
    <w:rPr>
      <w:i/>
      <w:iCs/>
    </w:rPr>
  </w:style>
  <w:style w:type="character" w:styleId="CommentReference">
    <w:name w:val="annotation reference"/>
    <w:basedOn w:val="DefaultParagraphFont"/>
    <w:uiPriority w:val="99"/>
    <w:semiHidden/>
    <w:unhideWhenUsed/>
    <w:rsid w:val="00331446"/>
    <w:rPr>
      <w:sz w:val="16"/>
      <w:szCs w:val="16"/>
    </w:rPr>
  </w:style>
  <w:style w:type="paragraph" w:styleId="CommentText">
    <w:name w:val="annotation text"/>
    <w:basedOn w:val="Normal"/>
    <w:link w:val="CommentTextChar"/>
    <w:uiPriority w:val="99"/>
    <w:unhideWhenUsed/>
    <w:rsid w:val="00331446"/>
    <w:rPr>
      <w:sz w:val="20"/>
      <w:szCs w:val="20"/>
    </w:rPr>
  </w:style>
  <w:style w:type="character" w:customStyle="1" w:styleId="CommentTextChar">
    <w:name w:val="Comment Text Char"/>
    <w:basedOn w:val="DefaultParagraphFont"/>
    <w:link w:val="CommentText"/>
    <w:uiPriority w:val="99"/>
    <w:rsid w:val="003314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31446"/>
    <w:rPr>
      <w:b/>
      <w:bCs/>
    </w:rPr>
  </w:style>
  <w:style w:type="character" w:customStyle="1" w:styleId="CommentSubjectChar">
    <w:name w:val="Comment Subject Char"/>
    <w:basedOn w:val="CommentTextChar"/>
    <w:link w:val="CommentSubject"/>
    <w:uiPriority w:val="99"/>
    <w:semiHidden/>
    <w:rsid w:val="00331446"/>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38686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55121787">
      <w:bodyDiv w:val="1"/>
      <w:marLeft w:val="0"/>
      <w:marRight w:val="0"/>
      <w:marTop w:val="0"/>
      <w:marBottom w:val="0"/>
      <w:divBdr>
        <w:top w:val="none" w:sz="0" w:space="0" w:color="auto"/>
        <w:left w:val="none" w:sz="0" w:space="0" w:color="auto"/>
        <w:bottom w:val="none" w:sz="0" w:space="0" w:color="auto"/>
        <w:right w:val="none" w:sz="0" w:space="0" w:color="auto"/>
      </w:divBdr>
      <w:divsChild>
        <w:div w:id="519046752">
          <w:marLeft w:val="0"/>
          <w:marRight w:val="0"/>
          <w:marTop w:val="0"/>
          <w:marBottom w:val="0"/>
          <w:divBdr>
            <w:top w:val="none" w:sz="0" w:space="0" w:color="auto"/>
            <w:left w:val="none" w:sz="0" w:space="0" w:color="auto"/>
            <w:bottom w:val="none" w:sz="0" w:space="0" w:color="auto"/>
            <w:right w:val="none" w:sz="0" w:space="0" w:color="auto"/>
          </w:divBdr>
        </w:div>
        <w:div w:id="346759673">
          <w:marLeft w:val="0"/>
          <w:marRight w:val="0"/>
          <w:marTop w:val="0"/>
          <w:marBottom w:val="0"/>
          <w:divBdr>
            <w:top w:val="none" w:sz="0" w:space="0" w:color="auto"/>
            <w:left w:val="none" w:sz="0" w:space="0" w:color="auto"/>
            <w:bottom w:val="none" w:sz="0" w:space="0" w:color="auto"/>
            <w:right w:val="none" w:sz="0" w:space="0" w:color="auto"/>
          </w:divBdr>
        </w:div>
        <w:div w:id="1349987697">
          <w:marLeft w:val="0"/>
          <w:marRight w:val="0"/>
          <w:marTop w:val="0"/>
          <w:marBottom w:val="0"/>
          <w:divBdr>
            <w:top w:val="none" w:sz="0" w:space="0" w:color="auto"/>
            <w:left w:val="none" w:sz="0" w:space="0" w:color="auto"/>
            <w:bottom w:val="none" w:sz="0" w:space="0" w:color="auto"/>
            <w:right w:val="none" w:sz="0" w:space="0" w:color="auto"/>
          </w:divBdr>
        </w:div>
        <w:div w:id="1393773061">
          <w:marLeft w:val="0"/>
          <w:marRight w:val="0"/>
          <w:marTop w:val="0"/>
          <w:marBottom w:val="0"/>
          <w:divBdr>
            <w:top w:val="none" w:sz="0" w:space="0" w:color="auto"/>
            <w:left w:val="none" w:sz="0" w:space="0" w:color="auto"/>
            <w:bottom w:val="none" w:sz="0" w:space="0" w:color="auto"/>
            <w:right w:val="none" w:sz="0" w:space="0" w:color="auto"/>
          </w:divBdr>
        </w:div>
        <w:div w:id="1345550794">
          <w:marLeft w:val="0"/>
          <w:marRight w:val="0"/>
          <w:marTop w:val="0"/>
          <w:marBottom w:val="0"/>
          <w:divBdr>
            <w:top w:val="none" w:sz="0" w:space="0" w:color="auto"/>
            <w:left w:val="none" w:sz="0" w:space="0" w:color="auto"/>
            <w:bottom w:val="none" w:sz="0" w:space="0" w:color="auto"/>
            <w:right w:val="none" w:sz="0" w:space="0" w:color="auto"/>
          </w:divBdr>
        </w:div>
        <w:div w:id="1924223235">
          <w:marLeft w:val="0"/>
          <w:marRight w:val="0"/>
          <w:marTop w:val="0"/>
          <w:marBottom w:val="0"/>
          <w:divBdr>
            <w:top w:val="none" w:sz="0" w:space="0" w:color="auto"/>
            <w:left w:val="none" w:sz="0" w:space="0" w:color="auto"/>
            <w:bottom w:val="none" w:sz="0" w:space="0" w:color="auto"/>
            <w:right w:val="none" w:sz="0" w:space="0" w:color="auto"/>
          </w:divBdr>
        </w:div>
        <w:div w:id="255789527">
          <w:marLeft w:val="0"/>
          <w:marRight w:val="0"/>
          <w:marTop w:val="0"/>
          <w:marBottom w:val="0"/>
          <w:divBdr>
            <w:top w:val="none" w:sz="0" w:space="0" w:color="auto"/>
            <w:left w:val="none" w:sz="0" w:space="0" w:color="auto"/>
            <w:bottom w:val="none" w:sz="0" w:space="0" w:color="auto"/>
            <w:right w:val="none" w:sz="0" w:space="0" w:color="auto"/>
          </w:divBdr>
        </w:div>
        <w:div w:id="2021464818">
          <w:marLeft w:val="0"/>
          <w:marRight w:val="0"/>
          <w:marTop w:val="0"/>
          <w:marBottom w:val="0"/>
          <w:divBdr>
            <w:top w:val="none" w:sz="0" w:space="0" w:color="auto"/>
            <w:left w:val="none" w:sz="0" w:space="0" w:color="auto"/>
            <w:bottom w:val="none" w:sz="0" w:space="0" w:color="auto"/>
            <w:right w:val="none" w:sz="0" w:space="0" w:color="auto"/>
          </w:divBdr>
        </w:div>
        <w:div w:id="1200977072">
          <w:marLeft w:val="0"/>
          <w:marRight w:val="0"/>
          <w:marTop w:val="0"/>
          <w:marBottom w:val="0"/>
          <w:divBdr>
            <w:top w:val="none" w:sz="0" w:space="0" w:color="auto"/>
            <w:left w:val="none" w:sz="0" w:space="0" w:color="auto"/>
            <w:bottom w:val="none" w:sz="0" w:space="0" w:color="auto"/>
            <w:right w:val="none" w:sz="0" w:space="0" w:color="auto"/>
          </w:divBdr>
        </w:div>
        <w:div w:id="565797086">
          <w:marLeft w:val="0"/>
          <w:marRight w:val="0"/>
          <w:marTop w:val="0"/>
          <w:marBottom w:val="0"/>
          <w:divBdr>
            <w:top w:val="none" w:sz="0" w:space="0" w:color="auto"/>
            <w:left w:val="none" w:sz="0" w:space="0" w:color="auto"/>
            <w:bottom w:val="none" w:sz="0" w:space="0" w:color="auto"/>
            <w:right w:val="none" w:sz="0" w:space="0" w:color="auto"/>
          </w:divBdr>
        </w:div>
        <w:div w:id="1528249144">
          <w:marLeft w:val="0"/>
          <w:marRight w:val="0"/>
          <w:marTop w:val="0"/>
          <w:marBottom w:val="0"/>
          <w:divBdr>
            <w:top w:val="none" w:sz="0" w:space="0" w:color="auto"/>
            <w:left w:val="none" w:sz="0" w:space="0" w:color="auto"/>
            <w:bottom w:val="none" w:sz="0" w:space="0" w:color="auto"/>
            <w:right w:val="none" w:sz="0" w:space="0" w:color="auto"/>
          </w:divBdr>
        </w:div>
        <w:div w:id="1641298657">
          <w:marLeft w:val="0"/>
          <w:marRight w:val="0"/>
          <w:marTop w:val="0"/>
          <w:marBottom w:val="0"/>
          <w:divBdr>
            <w:top w:val="none" w:sz="0" w:space="0" w:color="auto"/>
            <w:left w:val="none" w:sz="0" w:space="0" w:color="auto"/>
            <w:bottom w:val="none" w:sz="0" w:space="0" w:color="auto"/>
            <w:right w:val="none" w:sz="0" w:space="0" w:color="auto"/>
          </w:divBdr>
        </w:div>
        <w:div w:id="1480806997">
          <w:marLeft w:val="0"/>
          <w:marRight w:val="0"/>
          <w:marTop w:val="0"/>
          <w:marBottom w:val="0"/>
          <w:divBdr>
            <w:top w:val="none" w:sz="0" w:space="0" w:color="auto"/>
            <w:left w:val="none" w:sz="0" w:space="0" w:color="auto"/>
            <w:bottom w:val="none" w:sz="0" w:space="0" w:color="auto"/>
            <w:right w:val="none" w:sz="0" w:space="0" w:color="auto"/>
          </w:divBdr>
        </w:div>
        <w:div w:id="648363835">
          <w:marLeft w:val="0"/>
          <w:marRight w:val="0"/>
          <w:marTop w:val="0"/>
          <w:marBottom w:val="0"/>
          <w:divBdr>
            <w:top w:val="none" w:sz="0" w:space="0" w:color="auto"/>
            <w:left w:val="none" w:sz="0" w:space="0" w:color="auto"/>
            <w:bottom w:val="none" w:sz="0" w:space="0" w:color="auto"/>
            <w:right w:val="none" w:sz="0" w:space="0" w:color="auto"/>
          </w:divBdr>
        </w:div>
        <w:div w:id="1717968260">
          <w:marLeft w:val="0"/>
          <w:marRight w:val="0"/>
          <w:marTop w:val="0"/>
          <w:marBottom w:val="0"/>
          <w:divBdr>
            <w:top w:val="none" w:sz="0" w:space="0" w:color="auto"/>
            <w:left w:val="none" w:sz="0" w:space="0" w:color="auto"/>
            <w:bottom w:val="none" w:sz="0" w:space="0" w:color="auto"/>
            <w:right w:val="none" w:sz="0" w:space="0" w:color="auto"/>
          </w:divBdr>
        </w:div>
        <w:div w:id="1956790017">
          <w:marLeft w:val="0"/>
          <w:marRight w:val="0"/>
          <w:marTop w:val="0"/>
          <w:marBottom w:val="0"/>
          <w:divBdr>
            <w:top w:val="none" w:sz="0" w:space="0" w:color="auto"/>
            <w:left w:val="none" w:sz="0" w:space="0" w:color="auto"/>
            <w:bottom w:val="none" w:sz="0" w:space="0" w:color="auto"/>
            <w:right w:val="none" w:sz="0" w:space="0" w:color="auto"/>
          </w:divBdr>
        </w:div>
        <w:div w:id="736512914">
          <w:marLeft w:val="0"/>
          <w:marRight w:val="0"/>
          <w:marTop w:val="0"/>
          <w:marBottom w:val="0"/>
          <w:divBdr>
            <w:top w:val="none" w:sz="0" w:space="0" w:color="auto"/>
            <w:left w:val="none" w:sz="0" w:space="0" w:color="auto"/>
            <w:bottom w:val="none" w:sz="0" w:space="0" w:color="auto"/>
            <w:right w:val="none" w:sz="0" w:space="0" w:color="auto"/>
          </w:divBdr>
        </w:div>
        <w:div w:id="951208962">
          <w:marLeft w:val="0"/>
          <w:marRight w:val="0"/>
          <w:marTop w:val="0"/>
          <w:marBottom w:val="0"/>
          <w:divBdr>
            <w:top w:val="none" w:sz="0" w:space="0" w:color="auto"/>
            <w:left w:val="none" w:sz="0" w:space="0" w:color="auto"/>
            <w:bottom w:val="none" w:sz="0" w:space="0" w:color="auto"/>
            <w:right w:val="none" w:sz="0" w:space="0" w:color="auto"/>
          </w:divBdr>
        </w:div>
        <w:div w:id="2365129">
          <w:marLeft w:val="0"/>
          <w:marRight w:val="0"/>
          <w:marTop w:val="0"/>
          <w:marBottom w:val="0"/>
          <w:divBdr>
            <w:top w:val="none" w:sz="0" w:space="0" w:color="auto"/>
            <w:left w:val="none" w:sz="0" w:space="0" w:color="auto"/>
            <w:bottom w:val="none" w:sz="0" w:space="0" w:color="auto"/>
            <w:right w:val="none" w:sz="0" w:space="0" w:color="auto"/>
          </w:divBdr>
        </w:div>
        <w:div w:id="615865267">
          <w:marLeft w:val="0"/>
          <w:marRight w:val="0"/>
          <w:marTop w:val="0"/>
          <w:marBottom w:val="0"/>
          <w:divBdr>
            <w:top w:val="none" w:sz="0" w:space="0" w:color="auto"/>
            <w:left w:val="none" w:sz="0" w:space="0" w:color="auto"/>
            <w:bottom w:val="none" w:sz="0" w:space="0" w:color="auto"/>
            <w:right w:val="none" w:sz="0" w:space="0" w:color="auto"/>
          </w:divBdr>
        </w:div>
        <w:div w:id="335575795">
          <w:marLeft w:val="0"/>
          <w:marRight w:val="0"/>
          <w:marTop w:val="0"/>
          <w:marBottom w:val="0"/>
          <w:divBdr>
            <w:top w:val="none" w:sz="0" w:space="0" w:color="auto"/>
            <w:left w:val="none" w:sz="0" w:space="0" w:color="auto"/>
            <w:bottom w:val="none" w:sz="0" w:space="0" w:color="auto"/>
            <w:right w:val="none" w:sz="0" w:space="0" w:color="auto"/>
          </w:divBdr>
        </w:div>
        <w:div w:id="1846163530">
          <w:marLeft w:val="0"/>
          <w:marRight w:val="0"/>
          <w:marTop w:val="0"/>
          <w:marBottom w:val="0"/>
          <w:divBdr>
            <w:top w:val="none" w:sz="0" w:space="0" w:color="auto"/>
            <w:left w:val="none" w:sz="0" w:space="0" w:color="auto"/>
            <w:bottom w:val="none" w:sz="0" w:space="0" w:color="auto"/>
            <w:right w:val="none" w:sz="0" w:space="0" w:color="auto"/>
          </w:divBdr>
        </w:div>
        <w:div w:id="178979363">
          <w:marLeft w:val="0"/>
          <w:marRight w:val="0"/>
          <w:marTop w:val="0"/>
          <w:marBottom w:val="0"/>
          <w:divBdr>
            <w:top w:val="none" w:sz="0" w:space="0" w:color="auto"/>
            <w:left w:val="none" w:sz="0" w:space="0" w:color="auto"/>
            <w:bottom w:val="none" w:sz="0" w:space="0" w:color="auto"/>
            <w:right w:val="none" w:sz="0" w:space="0" w:color="auto"/>
          </w:divBdr>
        </w:div>
        <w:div w:id="1972396141">
          <w:marLeft w:val="0"/>
          <w:marRight w:val="0"/>
          <w:marTop w:val="0"/>
          <w:marBottom w:val="0"/>
          <w:divBdr>
            <w:top w:val="none" w:sz="0" w:space="0" w:color="auto"/>
            <w:left w:val="none" w:sz="0" w:space="0" w:color="auto"/>
            <w:bottom w:val="none" w:sz="0" w:space="0" w:color="auto"/>
            <w:right w:val="none" w:sz="0" w:space="0" w:color="auto"/>
          </w:divBdr>
        </w:div>
        <w:div w:id="1575822565">
          <w:marLeft w:val="0"/>
          <w:marRight w:val="0"/>
          <w:marTop w:val="0"/>
          <w:marBottom w:val="0"/>
          <w:divBdr>
            <w:top w:val="none" w:sz="0" w:space="0" w:color="auto"/>
            <w:left w:val="none" w:sz="0" w:space="0" w:color="auto"/>
            <w:bottom w:val="none" w:sz="0" w:space="0" w:color="auto"/>
            <w:right w:val="none" w:sz="0" w:space="0" w:color="auto"/>
          </w:divBdr>
        </w:div>
        <w:div w:id="146752778">
          <w:marLeft w:val="0"/>
          <w:marRight w:val="0"/>
          <w:marTop w:val="0"/>
          <w:marBottom w:val="0"/>
          <w:divBdr>
            <w:top w:val="none" w:sz="0" w:space="0" w:color="auto"/>
            <w:left w:val="none" w:sz="0" w:space="0" w:color="auto"/>
            <w:bottom w:val="none" w:sz="0" w:space="0" w:color="auto"/>
            <w:right w:val="none" w:sz="0" w:space="0" w:color="auto"/>
          </w:divBdr>
        </w:div>
        <w:div w:id="9351656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wdfw.wa.gov/fishing/shellfish/razorclams/how_many.html" TargetMode="External"/><Relationship Id="rId2" Type="http://schemas.openxmlformats.org/officeDocument/2006/relationships/hyperlink" Target="mailto:S.Mazzone@quinault.org" TargetMode="External"/><Relationship Id="rId1" Type="http://schemas.openxmlformats.org/officeDocument/2006/relationships/hyperlink" Target="mailto:S.Mazzone@quinault.org"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www.adfg.alaska.gov/index.cfm?adfg=razorclam.main" TargetMode="External"/><Relationship Id="rId13" Type="http://schemas.openxmlformats.org/officeDocument/2006/relationships/hyperlink" Target="http://www.dfw.state.or.us/MRP/shellfish/razorclams/current_research.asp"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www.pac.dfo-mpo.gc.ca/science/species-especes/shellfish-coquillages/clam-palourde/razor-couteau-eng.ht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dfw.wa.gov/fishing/commercial/razorclams/landings.html"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www.adfg.alaska.gov/static/regulations/fishregulations/PDFs/southcentral/scshellfish.pdf" TargetMode="External"/><Relationship Id="rId5" Type="http://schemas.openxmlformats.org/officeDocument/2006/relationships/image" Target="media/image1.png"/><Relationship Id="rId15" Type="http://schemas.openxmlformats.org/officeDocument/2006/relationships/hyperlink" Target="http://www.dfw.state.or.us/fish/docs/2013/2013%20Oregon%20Sport%20Fishing%20Regs.pdf" TargetMode="External"/><Relationship Id="rId10" Type="http://schemas.openxmlformats.org/officeDocument/2006/relationships/hyperlink" Target="http://www.adfg.alaska.gov/static/regulations/fishregulations/PDFs/southeast/SEshellfish.pdf" TargetMode="External"/><Relationship Id="rId19" Type="http://schemas.microsoft.com/office/2007/relationships/stylesWithEffects" Target="stylesWithEffects.xml"/><Relationship Id="rId4" Type="http://schemas.openxmlformats.org/officeDocument/2006/relationships/comments" Target="comments.xml"/><Relationship Id="rId9" Type="http://schemas.openxmlformats.org/officeDocument/2006/relationships/hyperlink" Target="http://www.adfg.alaska.gov/index.cfm?adfg=ByAreaSouthcentralLowerCookInlet.research" TargetMode="External"/><Relationship Id="rId14" Type="http://schemas.openxmlformats.org/officeDocument/2006/relationships/hyperlink" Target="http://www.dfw.state.or.us/MRP/shellfish/commercial/other_shellfish/index.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7644</Words>
  <Characters>43571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51113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Brown</dc:creator>
  <cp:lastModifiedBy>Dan Ayres</cp:lastModifiedBy>
  <cp:revision>2</cp:revision>
  <cp:lastPrinted>2011-12-02T18:14:00Z</cp:lastPrinted>
  <dcterms:created xsi:type="dcterms:W3CDTF">2013-06-03T22:47:00Z</dcterms:created>
  <dcterms:modified xsi:type="dcterms:W3CDTF">2013-06-03T22:47:00Z</dcterms:modified>
</cp:coreProperties>
</file>